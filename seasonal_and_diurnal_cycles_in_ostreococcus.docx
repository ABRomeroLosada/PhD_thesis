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11"/>
        <w:jc w:val="both"/>
        <w:rPr>
          <w:b/>
          <w:bCs/>
        </w:rPr>
      </w:pPr>
      <w:r>
        <w:rPr>
          <w:b/>
          <w:bCs/>
        </w:rPr>
        <w:tab/>
        <w:t xml:space="preserve">LARGE-SCALE BIOLOGY ARTICLE</w:t>
      </w:r>
      <w:r/>
    </w:p>
    <w:p>
      <w:pPr>
        <w:pStyle w:val="611"/>
        <w:jc w:val="both"/>
      </w:pPr>
      <w:r/>
      <w:r/>
    </w:p>
    <w:p>
      <w:pPr>
        <w:pStyle w:val="611"/>
        <w:jc w:val="both"/>
      </w:pPr>
      <w:r>
        <w:rPr>
          <w:rFonts w:cs="Lohit Devanagari" w:eastAsia="AR PL SungtiL GB"/>
          <w:b/>
          <w:bCs/>
          <w:color w:val="auto"/>
          <w:sz w:val="24"/>
          <w:szCs w:val="24"/>
          <w:lang w:val="en-US" w:bidi="hi-IN" w:eastAsia="zh-CN"/>
        </w:rPr>
        <w:t xml:space="preserve">Multiomic</w:t>
      </w:r>
      <w:r>
        <w:rPr>
          <w:b/>
          <w:bCs/>
        </w:rPr>
        <w:t xml:space="preserve"> responses to seasonal and diurnal cycles in the marine picoeukaryote </w:t>
      </w:r>
      <w:r>
        <w:rPr>
          <w:b/>
          <w:bCs/>
          <w:i/>
          <w:iCs/>
        </w:rPr>
        <w:t xml:space="preserve">Ostreococcus tauri</w:t>
      </w:r>
      <w:r/>
    </w:p>
    <w:p>
      <w:pPr>
        <w:pStyle w:val="611"/>
        <w:jc w:val="both"/>
      </w:pPr>
      <w:r/>
      <w:r/>
    </w:p>
    <w:p>
      <w:pPr>
        <w:pStyle w:val="611"/>
        <w:jc w:val="both"/>
      </w:pPr>
      <w:r>
        <w:rPr>
          <w:b/>
          <w:bCs/>
        </w:rPr>
        <w:t xml:space="preserve">Short title:</w:t>
      </w:r>
      <w:r>
        <w:t xml:space="preserve"> Seasonal and diurnal cycles in Ostreococcus</w:t>
      </w:r>
      <w:r/>
    </w:p>
    <w:p>
      <w:pPr>
        <w:pStyle w:val="611"/>
        <w:jc w:val="both"/>
      </w:pPr>
      <w:r/>
      <w:r/>
    </w:p>
    <w:p>
      <w:pPr>
        <w:pStyle w:val="611"/>
        <w:jc w:val="both"/>
      </w:pPr>
      <w:r>
        <w:t xml:space="preserve">Ana B. Romero-Losada</w:t>
      </w:r>
      <w:r>
        <w:rPr>
          <w:vertAlign w:val="superscript"/>
        </w:rPr>
        <w:t xml:space="preserve">a,b</w:t>
      </w:r>
      <w:r>
        <w:t xml:space="preserve">, Christina Arvanitidou</w:t>
      </w:r>
      <w:r>
        <w:rPr>
          <w:vertAlign w:val="superscript"/>
        </w:rPr>
        <w:t xml:space="preserve">a,</w:t>
      </w:r>
      <w:r>
        <w:rPr>
          <w:vertAlign w:val="superscript"/>
        </w:rPr>
        <w:t xml:space="preserve">b</w:t>
      </w:r>
      <w:r>
        <w:t xml:space="preserve">, </w:t>
      </w:r>
      <w:r>
        <w:t xml:space="preserve">María Morales-Pineda</w:t>
      </w:r>
      <w:r>
        <w:rPr>
          <w:vertAlign w:val="superscript"/>
        </w:rPr>
        <w:t xml:space="preserve">a</w:t>
      </w:r>
      <w:r>
        <w:t xml:space="preserve">, </w:t>
      </w:r>
      <w:r>
        <w:t xml:space="preserve">M. Elena García-Gómez</w:t>
      </w:r>
      <w:r>
        <w:rPr>
          <w:vertAlign w:val="superscript"/>
        </w:rPr>
        <w:t xml:space="preserve">a</w:t>
      </w:r>
      <w:r>
        <w:t xml:space="preserve">, Mercedes García-González</w:t>
      </w:r>
      <w:r>
        <w:rPr>
          <w:vertAlign w:val="superscript"/>
        </w:rPr>
        <w:t xml:space="preserve">a,1</w:t>
      </w:r>
      <w:r>
        <w:t xml:space="preserve">, Francisco J. Romero-Campero</w:t>
      </w:r>
      <w:r>
        <w:rPr>
          <w:vertAlign w:val="superscript"/>
        </w:rPr>
        <w:t xml:space="preserve">a,b,1</w:t>
      </w:r>
      <w:r/>
    </w:p>
    <w:p>
      <w:pPr>
        <w:pStyle w:val="611"/>
        <w:jc w:val="both"/>
        <w:rPr>
          <w:vertAlign w:val="superscript"/>
        </w:rPr>
      </w:pPr>
      <w:r>
        <w:rPr>
          <w:vertAlign w:val="superscript"/>
        </w:rPr>
      </w:r>
      <w:r/>
    </w:p>
    <w:p>
      <w:pPr>
        <w:pStyle w:val="611"/>
        <w:jc w:val="both"/>
      </w:pPr>
      <w:r>
        <w:rPr>
          <w:vertAlign w:val="superscript"/>
        </w:rPr>
        <w:t xml:space="preserve">a</w:t>
      </w:r>
      <w:r>
        <w:t xml:space="preserve"> Institute for Plant Biochemistry and Photosynthesis, Universidad de Sevilla – Consejo Superior de Investigaciones Científicas, Av Américo Vespucio 49, 41092 Seville (Spain)</w:t>
      </w:r>
      <w:r/>
    </w:p>
    <w:p>
      <w:pPr>
        <w:pStyle w:val="611"/>
        <w:jc w:val="both"/>
      </w:pPr>
      <w:r>
        <w:rPr>
          <w:vertAlign w:val="superscript"/>
        </w:rPr>
        <w:t xml:space="preserve">b</w:t>
      </w:r>
      <w:r>
        <w:t xml:space="preserve"> Department of Computer Science and Artificial Intelligence,  Universidad de Sevilla, Av Reina Mercedes s/n, 41012 Seville (Spain)</w:t>
      </w:r>
      <w:r/>
    </w:p>
    <w:p>
      <w:pPr>
        <w:pStyle w:val="611"/>
        <w:jc w:val="both"/>
      </w:pPr>
      <w:r>
        <w:rPr>
          <w:vertAlign w:val="superscript"/>
        </w:rPr>
        <w:t xml:space="preserve">1</w:t>
      </w:r>
      <w:r>
        <w:t xml:space="preserve"> Corresponding Authors, email </w:t>
      </w:r>
      <w:hyperlink r:id="rId10" w:tooltip="mailto:fran@us.es" w:history="1">
        <w:r>
          <w:rPr>
            <w:rStyle w:val="613"/>
          </w:rPr>
          <w:t xml:space="preserve">fran@us.es</w:t>
        </w:r>
      </w:hyperlink>
      <w:r>
        <w:t xml:space="preserve"> , </w:t>
      </w:r>
      <w:hyperlink r:id="rId11" w:tooltip="mailto:mgg@us.es" w:history="1">
        <w:r>
          <w:rPr>
            <w:rStyle w:val="613"/>
          </w:rPr>
          <w:t xml:space="preserve">mggonza@us.es</w:t>
        </w:r>
      </w:hyperlink>
      <w:r>
        <w:t xml:space="preserve"> </w:t>
      </w:r>
      <w:r/>
    </w:p>
    <w:p>
      <w:pPr>
        <w:pStyle w:val="611"/>
        <w:jc w:val="both"/>
        <w:rPr>
          <w:rFonts w:ascii="Times New Roman" w:hAnsi="Times New Roman"/>
        </w:rPr>
      </w:pPr>
      <w:r/>
      <w:r/>
    </w:p>
    <w:p>
      <w:pPr>
        <w:pStyle w:val="611"/>
        <w:jc w:val="both"/>
        <w:rPr>
          <w:rFonts w:ascii="Times New Roman" w:hAnsi="Times New Roman"/>
        </w:rPr>
      </w:pPr>
      <w:r/>
      <w:r/>
    </w:p>
    <w:p>
      <w:pPr>
        <w:pStyle w:val="611"/>
        <w:jc w:val="both"/>
        <w:rPr>
          <w:rFonts w:ascii="Times New Roman" w:hAnsi="Times New Roman"/>
        </w:rPr>
      </w:pPr>
      <w:r/>
      <w:r/>
    </w:p>
    <w:p>
      <w:pPr>
        <w:pStyle w:val="611"/>
        <w:jc w:val="both"/>
        <w:rPr>
          <w:rFonts w:ascii="Times New Roman" w:hAnsi="Times New Roman"/>
        </w:rPr>
      </w:pPr>
      <w:r/>
      <w:r/>
    </w:p>
    <w:p>
      <w:pPr>
        <w:pStyle w:val="611"/>
        <w:jc w:val="both"/>
        <w:rPr>
          <w:rFonts w:ascii="Times New Roman" w:hAnsi="Times New Roman"/>
        </w:rPr>
      </w:pPr>
      <w:r/>
      <w:r/>
    </w:p>
    <w:p>
      <w:pPr>
        <w:pStyle w:val="611"/>
        <w:jc w:val="both"/>
        <w:rPr>
          <w:rFonts w:ascii="Times New Roman" w:hAnsi="Times New Roman"/>
        </w:rPr>
      </w:pPr>
      <w:r/>
      <w:r/>
    </w:p>
    <w:p>
      <w:pPr>
        <w:pStyle w:val="611"/>
        <w:jc w:val="both"/>
        <w:rPr>
          <w:rFonts w:ascii="Times New Roman" w:hAnsi="Times New Roman"/>
        </w:rPr>
      </w:pPr>
      <w:r/>
      <w:r/>
    </w:p>
    <w:p>
      <w:pPr>
        <w:pStyle w:val="611"/>
        <w:jc w:val="both"/>
        <w:rPr>
          <w:rFonts w:ascii="Times New Roman" w:hAnsi="Times New Roman"/>
        </w:rPr>
      </w:pPr>
      <w:r/>
      <w:r/>
    </w:p>
    <w:p>
      <w:pPr>
        <w:pStyle w:val="611"/>
        <w:jc w:val="both"/>
        <w:rPr>
          <w:rFonts w:ascii="Times New Roman" w:hAnsi="Times New Roman"/>
        </w:rPr>
      </w:pPr>
      <w:r/>
      <w:r/>
    </w:p>
    <w:p>
      <w:pPr>
        <w:pStyle w:val="611"/>
        <w:jc w:val="both"/>
        <w:rPr>
          <w:rFonts w:ascii="Times New Roman" w:hAnsi="Times New Roman"/>
        </w:rPr>
      </w:pPr>
      <w:r/>
      <w:r/>
    </w:p>
    <w:p>
      <w:pPr>
        <w:pStyle w:val="611"/>
        <w:jc w:val="both"/>
        <w:rPr>
          <w:rFonts w:ascii="Times New Roman" w:hAnsi="Times New Roman"/>
        </w:rPr>
      </w:pPr>
      <w:r/>
      <w:r/>
    </w:p>
    <w:p>
      <w:pPr>
        <w:pStyle w:val="611"/>
        <w:jc w:val="both"/>
        <w:rPr>
          <w:rFonts w:ascii="Times New Roman" w:hAnsi="Times New Roman"/>
        </w:rPr>
      </w:pPr>
      <w:r/>
      <w:r/>
    </w:p>
    <w:p>
      <w:pPr>
        <w:pStyle w:val="611"/>
        <w:jc w:val="both"/>
        <w:rPr>
          <w:rFonts w:ascii="Times New Roman" w:hAnsi="Times New Roman"/>
        </w:rPr>
      </w:pPr>
      <w:r/>
      <w:r/>
    </w:p>
    <w:p>
      <w:pPr>
        <w:pStyle w:val="611"/>
        <w:jc w:val="both"/>
        <w:rPr>
          <w:rFonts w:ascii="Times New Roman" w:hAnsi="Times New Roman"/>
        </w:rPr>
      </w:pPr>
      <w:r/>
      <w:r/>
    </w:p>
    <w:p>
      <w:pPr>
        <w:pStyle w:val="611"/>
        <w:jc w:val="both"/>
      </w:pPr>
      <w:r>
        <w:t xml:space="preserve">The author responsible for distribution of materials integral to the findings presented in this article in accordance with the policy described in the Instructions for Authors (www.plantcell.org) is: Francisco J. Romero-Campero (</w:t>
      </w:r>
      <w:hyperlink r:id="rId12" w:tooltip="mailto:fran@us.es" w:history="1">
        <w:r>
          <w:rPr>
            <w:rStyle w:val="613"/>
          </w:rPr>
          <w:t xml:space="preserve">fran@us.es</w:t>
        </w:r>
      </w:hyperlink>
      <w:r>
        <w:t xml:space="preserve">) </w:t>
      </w:r>
      <w:r/>
    </w:p>
    <w:p>
      <w:pPr>
        <w:pStyle w:val="611"/>
        <w:jc w:val="both"/>
        <w:rPr>
          <w:b/>
          <w:bCs/>
        </w:rPr>
      </w:pPr>
      <w:r>
        <w:rPr>
          <w:b/>
          <w:bCs/>
        </w:rPr>
        <w:t xml:space="preserve">ABSTRACT</w:t>
      </w:r>
      <w:r/>
    </w:p>
    <w:p>
      <w:pPr>
        <w:pStyle w:val="611"/>
        <w:jc w:val="both"/>
        <w:rPr>
          <w:rFonts w:ascii="Times New Roman" w:hAnsi="Times New Roman"/>
        </w:rPr>
      </w:pPr>
      <w:r/>
      <w:r/>
    </w:p>
    <w:p>
      <w:pPr>
        <w:pStyle w:val="611"/>
        <w:jc w:val="both"/>
        <w:rPr>
          <w:b/>
          <w:bCs/>
        </w:rPr>
      </w:pPr>
      <w:r>
        <w:rPr>
          <w:b/>
          <w:bCs/>
        </w:rPr>
        <w:t xml:space="preserve">INTRODUCTION</w:t>
      </w:r>
      <w:r/>
    </w:p>
    <w:p>
      <w:pPr>
        <w:pStyle w:val="611"/>
        <w:jc w:val="both"/>
        <w:rPr>
          <w:rFonts w:ascii="Times New Roman" w:hAnsi="Times New Roman"/>
        </w:rPr>
      </w:pPr>
      <w:ins w:id="0" w:author="MERCEDES GARCIA GONZALEZ (mercedes.garcia@ibvf.csic.es)" w:date="2022-09-30T07:57:25Z" oouserid="oc2xy250xpkx_05251419J">
        <w:r>
          <w:t xml:space="preserve">To anticipate periodic changes induced by Earth rotation and the annual translation around the sun, many organisms have evolved and endogenous clock that coordinate biological processes including cell division, photosynthesis and protein synthesis, called circadian rhythms</w:t>
        </w:r>
      </w:ins>
      <w:r/>
      <w:r/>
    </w:p>
    <w:p>
      <w:pPr>
        <w:pStyle w:val="611"/>
        <w:jc w:val="both"/>
        <w:rPr>
          <w:b/>
          <w:bCs/>
        </w:rPr>
      </w:pPr>
      <w:r>
        <w:rPr>
          <w:b/>
          <w:bCs/>
        </w:rPr>
        <w:t xml:space="preserve">RESULTS</w:t>
      </w:r>
      <w:r/>
    </w:p>
    <w:p>
      <w:pPr>
        <w:pStyle w:val="611"/>
        <w:jc w:val="both"/>
        <w:rPr>
          <w:b/>
          <w:bCs/>
        </w:rPr>
      </w:pPr>
      <w:r>
        <w:rPr>
          <w:b/>
          <w:bCs/>
        </w:rPr>
      </w:r>
      <w:r/>
    </w:p>
    <w:p>
      <w:pPr>
        <w:pStyle w:val="611"/>
        <w:jc w:val="both"/>
      </w:pPr>
      <w:r>
        <w:rPr>
          <w:b/>
          <w:bCs/>
        </w:rPr>
        <w:t xml:space="preserve">An optimized and automatically controlled cultivation system ensures a high level of circadian synchronization </w:t>
      </w:r>
      <w:del w:id="1" w:author="MERCEDES GARCIA GONZALEZ (mercedes.garcia@ibvf.csic.es)" w:date="2022-09-30T07:23:51Z" oouserid="oc2xy250xpkx_05251419J">
        <w:r>
          <w:rPr>
            <w:b/>
            <w:bCs/>
          </w:rPr>
          <w:delText xml:space="preserve">in our cell cultures.</w:delText>
        </w:r>
      </w:del>
      <w:r>
        <w:rPr>
          <w:b/>
          <w:bCs/>
        </w:rPr>
        <w:t xml:space="preserve"> </w:t>
      </w:r>
      <w:r/>
    </w:p>
    <w:p>
      <w:pPr>
        <w:pStyle w:val="611"/>
        <w:jc w:val="both"/>
        <w:rPr>
          <w:rFonts w:ascii="Times New Roman" w:hAnsi="Times New Roman"/>
        </w:rPr>
      </w:pPr>
      <w:r/>
      <w:r/>
    </w:p>
    <w:p>
      <w:pPr>
        <w:pStyle w:val="611"/>
        <w:jc w:val="both"/>
      </w:pPr>
      <w:r>
        <w:t xml:space="preserve">Culture synchrony was optimized in our exp</w:t>
      </w:r>
      <w:r>
        <w:t xml:space="preserve">erimental design to ensure an accurate identification of genes exhibiting diurnal rhythmic expression patterns under distinct photoperiods corresponding to different seasons. In order to achieve this, we optimized a cult</w:t>
      </w:r>
      <w:ins w:id="2" w:author="MERCEDES GARCIA GONZALEZ (mercedes.garcia@ibvf.csic.es)" w:date="2022-09-30T07:30:36Z" oouserid="oc2xy250xpkx_05251419J">
        <w:r>
          <w:t xml:space="preserve">ure</w:t>
        </w:r>
      </w:ins>
      <w:del w:id="3" w:author="MERCEDES GARCIA GONZALEZ (mercedes.garcia@ibvf.csic.es)" w:date="2022-09-30T07:30:35Z" oouserid="oc2xy250xpkx_05251419J">
        <w:r>
          <w:delText xml:space="preserve">ivatio</w:delText>
        </w:r>
      </w:del>
      <w:r>
        <w:t xml:space="preserve">n system consisting of photoch</w:t>
      </w:r>
      <w:r>
        <w:t xml:space="preserve">emostats operating in continuous </w:t>
      </w:r>
      <w:ins w:id="4" w:author="MERCEDES GARCIA GONZALEZ (mercedes.garcia@ibvf.csic.es)" w:date="2022-09-30T07:30:46Z" oouserid="oc2xy250xpkx_05251419J">
        <w:r>
          <w:t xml:space="preserve">regime</w:t>
        </w:r>
      </w:ins>
      <w:del w:id="5" w:author="MERCEDES GARCIA GONZALEZ (mercedes.garcia@ibvf.csic.es)" w:date="2022-09-30T07:30:44Z" oouserid="oc2xy250xpkx_05251419J">
        <w:r>
          <w:delText xml:space="preserve">mode</w:delText>
        </w:r>
      </w:del>
      <w:r>
        <w:t xml:space="preserve">. These photochemostats were controlled by accurate automatic devices regulating temperature, pH, </w:t>
      </w:r>
      <w:del w:id="6" w:author="MERCEDES GARCIA GONZALEZ (mercedes.garcia@ibvf.csic.es)" w:date="2022-09-30T07:31:04Z" oouserid="oc2xy250xpkx_05251419J">
        <w:r>
          <w:delText xml:space="preserve">cell density</w:delText>
        </w:r>
      </w:del>
      <w:r>
        <w:t xml:space="preserve">, </w:t>
      </w:r>
      <w:ins w:id="7" w:author="MERCEDES GARCIA GONZALEZ (mercedes.garcia@ibvf.csic.es)" w:date="2022-09-30T07:31:50Z" oouserid="oc2xy250xpkx_05251419J">
        <w:r>
          <w:t xml:space="preserve">flow rate of </w:t>
        </w:r>
      </w:ins>
      <w:del w:id="8" w:author="MERCEDES GARCIA GONZALEZ (mercedes.garcia@ibvf.csic.es)" w:date="2022-09-30T07:31:44Z" oouserid="oc2xy250xpkx_05251419J">
        <w:r>
          <w:delText xml:space="preserve">growth</w:delText>
        </w:r>
      </w:del>
      <w:r>
        <w:t xml:space="preserve"> media addition and </w:t>
      </w:r>
      <w:del w:id="9" w:author="MERCEDES GARCIA GONZALEZ (mercedes.garcia@ibvf.csic.es)" w:date="2022-09-30T07:32:00Z" oouserid="oc2xy250xpkx_05251419J">
        <w:r>
          <w:delText xml:space="preserve">light</w:delText>
        </w:r>
      </w:del>
      <w:r>
        <w:t xml:space="preserve"> irradiance (Supplemental Figure1) (del Río et al., 2015). </w:t>
      </w:r>
      <w:ins w:id="10" w:author="MERCEDES GARCIA GONZALEZ (mercedes.garcia@ibvf.csic.es)" w:date="2022-09-30T07:32:22Z" oouserid="oc2xy250xpkx_05251419J">
        <w:r>
          <w:t xml:space="preserve">They</w:t>
        </w:r>
      </w:ins>
      <w:del w:id="11" w:author="MERCEDES GARCIA GONZALEZ (mercedes.garcia@ibvf.csic.es)" w:date="2022-09-30T07:32:21Z" oouserid="oc2xy250xpkx_05251419J">
        <w:r>
          <w:delText xml:space="preserve">Our photochemosta</w:delText>
        </w:r>
      </w:del>
      <w:del w:id="12" w:author="MERCEDES GARCIA GONZALEZ (mercedes.garcia@ibvf.csic.es)" w:date="2022-09-30T07:32:21Z" oouserid="oc2xy250xpkx_05251419J">
        <w:r>
          <w:delText xml:space="preserve">ts</w:delText>
        </w:r>
      </w:del>
      <w:r>
        <w:t xml:space="preserve"> are bubble columns with an external jacket where flowing water </w:t>
      </w:r>
      <w:ins w:id="13" w:author="MERCEDES GARCIA GONZALEZ (mercedes.garcia@ibvf.csic.es)" w:date="2022-09-30T07:33:06Z" oouserid="oc2xy250xpkx_05251419J">
        <w:r>
          <w:t xml:space="preserve">from</w:t>
        </w:r>
      </w:ins>
      <w:del w:id="14" w:author="MERCEDES GARCIA GONZALEZ (mercedes.garcia@ibvf.csic.es)" w:date="2022-09-30T07:33:04Z" oouserid="oc2xy250xpkx_05251419J">
        <w:r>
          <w:delText xml:space="preserve">to</w:delText>
        </w:r>
      </w:del>
      <w:r>
        <w:t xml:space="preserve"> a cooling device</w:t>
      </w:r>
      <w:ins w:id="15" w:author="MERCEDES GARCIA GONZALEZ (mercedes.garcia@ibvf.csic.es)" w:date="2022-09-30T07:32:39Z" oouserid="oc2xy250xpkx_05251419J">
        <w:r>
          <w:t xml:space="preserve">,</w:t>
        </w:r>
      </w:ins>
      <w:r>
        <w:t xml:space="preserve"> maintain</w:t>
      </w:r>
      <w:ins w:id="16" w:author="MERCEDES GARCIA GONZALEZ (mercedes.garcia@ibvf.csic.es)" w:date="2022-09-30T07:33:17Z" oouserid="oc2xy250xpkx_05251419J">
        <w:r>
          <w:t xml:space="preserve">ing</w:t>
        </w:r>
      </w:ins>
      <w:del w:id="17" w:author="MERCEDES GARCIA GONZALEZ (mercedes.garcia@ibvf.csic.es)" w:date="2022-09-30T07:33:15Z" oouserid="oc2xy250xpkx_05251419J">
        <w:r>
          <w:delText xml:space="preserve">ed</w:delText>
        </w:r>
      </w:del>
      <w:r>
        <w:t xml:space="preserve"> the culture temperature exactly at 20ºC. Culture homogenization was ensured by continuous air sparging from the bottom of the column. On demand</w:t>
      </w:r>
      <w:ins w:id="18" w:author="MERCEDES GARCIA GONZALEZ (mercedes.garcia@ibvf.csic.es)" w:date="2022-09-30T07:33:52Z" oouserid="oc2xy250xpkx_05251419J">
        <w:r>
          <w:t xml:space="preserve">,</w:t>
        </w:r>
      </w:ins>
      <w:r>
        <w:t xml:space="preserve"> injection of CO</w:t>
      </w:r>
      <w:r>
        <w:rPr>
          <w:vertAlign w:val="subscript"/>
        </w:rPr>
        <w:t xml:space="preserve">2</w:t>
      </w:r>
      <w:r>
        <w:t xml:space="preserve"> i</w:t>
      </w:r>
      <w:r>
        <w:t xml:space="preserve">nto the air stream entering the culture precisely maintained pH at 8.0. Cell density and nutrient availability was maintained at stationary state by the continuous addition of fresh media to the photochemostats using a peristaltic pump at a rate of 45 mL h</w:t>
      </w:r>
      <w:r>
        <w:rPr>
          <w:vertAlign w:val="superscript"/>
        </w:rPr>
        <w:t xml:space="preserve">-1</w:t>
      </w:r>
      <w:r>
        <w:t xml:space="preserve"> during the light period (dilution rate 0.3 d</w:t>
      </w:r>
      <w:r>
        <w:rPr>
          <w:vertAlign w:val="superscript"/>
        </w:rPr>
        <w:t xml:space="preserve">-1</w:t>
      </w:r>
      <w:r>
        <w:t xml:space="preserve">). Excess culture volume was removed by the overflow at the same rate. </w:t>
      </w:r>
      <w:r>
        <w:rPr>
          <w:i/>
          <w:iCs/>
        </w:rPr>
        <w:t xml:space="preserve">Ostreococcus tauri</w:t>
      </w:r>
      <w:r>
        <w:t xml:space="preserve"> cultures were grown under long day (LD) condition</w:t>
      </w:r>
      <w:del w:id="19" w:author="MERCEDES GARCIA GONZALEZ (mercedes.garcia@ibvf.csic.es)" w:date="2022-09-30T07:34:59Z" oouserid="oc2xy250xpkx_05251419J">
        <w:r>
          <w:delText xml:space="preserve">s</w:delText>
        </w:r>
      </w:del>
      <w:r>
        <w:t xml:space="preserve"> (16 hours light: 8 hours dark)</w:t>
      </w:r>
      <w:ins w:id="20" w:author="MERCEDES GARCIA GONZALEZ (mercedes.garcia@ibvf.csic.es)" w:date="2022-09-30T07:35:09Z" oouserid="oc2xy250xpkx_05251419J">
        <w:r>
          <w:t xml:space="preserve">,</w:t>
        </w:r>
      </w:ins>
      <w:r>
        <w:t xml:space="preserve"> simulating a summer day</w:t>
      </w:r>
      <w:ins w:id="21" w:author="MERCEDES GARCIA GONZALEZ (mercedes.garcia@ibvf.csic.es)" w:date="2022-09-30T07:35:11Z" oouserid="oc2xy250xpkx_05251419J">
        <w:r>
          <w:t xml:space="preserve">,</w:t>
        </w:r>
      </w:ins>
      <w:r>
        <w:t xml:space="preserve"> and under short day (SD) condition</w:t>
      </w:r>
      <w:del w:id="22" w:author="MERCEDES GARCIA GONZALEZ (mercedes.garcia@ibvf.csic.es)" w:date="2022-09-30T07:35:17Z" oouserid="oc2xy250xpkx_05251419J">
        <w:r>
          <w:delText xml:space="preserve">s</w:delText>
        </w:r>
      </w:del>
      <w:r>
        <w:t xml:space="preserve"> (8 hours light: 16 hours dark)</w:t>
      </w:r>
      <w:ins w:id="23" w:author="MERCEDES GARCIA GONZALEZ (mercedes.garcia@ibvf.csic.es)" w:date="2022-09-30T07:35:23Z" oouserid="oc2xy250xpkx_05251419J">
        <w:r>
          <w:t xml:space="preserve">,</w:t>
        </w:r>
      </w:ins>
      <w:r>
        <w:t xml:space="preserve"> simulating a winter day. Instead of abrupt dark-to-light and light-to-dar</w:t>
      </w:r>
      <w:r>
        <w:t xml:space="preserve">k transitions, progressive increase and decrease incident light irradiance were used to simulate solar daylight cycles as described in the method sections, Figure 1A. For each experiment, two different photochemostats were used with a time offset of 12 hou</w:t>
      </w:r>
      <w:r>
        <w:t xml:space="preserve">rs in the illumination program. Samples were collected every four hours and labeled as Zeitgeber time (ZT) N indicating the time point N hours after lights are switched on simulating dawn. The time offset between the two photochemostats allowed us to colle</w:t>
      </w:r>
      <w:r>
        <w:t xml:space="preserve">ct samples ZT0/ZT12, ZT4/ZT16 and ZT8/ZT20 simultaneously at 8:00, 12:00 and 16:00 from the first and second photochemostat respectively. In this way we completed the sample collection corresponding to an entire day/night cycle in eight hours, Figure 1A.  </w:t>
      </w:r>
      <w:r/>
    </w:p>
    <w:p>
      <w:pPr>
        <w:pStyle w:val="611"/>
        <w:jc w:val="both"/>
      </w:pPr>
      <w:r>
        <w:t xml:space="preserve">Samples collection was performed during three consecutive days under either LD or </w:t>
      </w:r>
      <w:r>
        <w:t xml:space="preserve">SD conditions. At the end of the third day the illumination program was set to continuous light (LL) in half of the chemostats and continuous darkness (DD) in the other half. During the next two days samples were collected under these free running conditio</w:t>
      </w:r>
      <w:r>
        <w:t xml:space="preserve">ns (Supplemental Figure2). In overall 84 samples were generated, 18 samples corresponding to three days under LD conditions, 12 samples under LL after LD, 12 samples under DD after LD, 18 samples corresponding to three days under SD conditions, 12 samples </w:t>
      </w:r>
      <w:r>
        <w:rPr>
          <w:rFonts w:cs="Lohit Devanagari" w:eastAsia="AR PL SungtiL GB"/>
          <w:color w:val="auto"/>
          <w:sz w:val="24"/>
          <w:szCs w:val="24"/>
          <w:lang w:val="en-US" w:bidi="hi-IN" w:eastAsia="zh-CN"/>
        </w:rPr>
        <w:t xml:space="preserve">under LL</w:t>
      </w:r>
      <w:r>
        <w:t xml:space="preserve"> after SD and 12 samples </w:t>
      </w:r>
      <w:r>
        <w:rPr>
          <w:rFonts w:cs="Lohit Devanagari" w:eastAsia="AR PL SungtiL GB"/>
          <w:color w:val="auto"/>
          <w:sz w:val="24"/>
          <w:szCs w:val="24"/>
          <w:lang w:val="en-US" w:bidi="hi-IN" w:eastAsia="zh-CN"/>
        </w:rPr>
        <w:t xml:space="preserve">under DD</w:t>
      </w:r>
      <w:r>
        <w:t xml:space="preserve"> after SD. Additionally, in this study we reanalyze microarray data previously published (Monnier et al., 2010) generated under neutral day (ND) conditions (12 hours light: 12 hours dark) that could be used to simulate a spring or autumn day. </w:t>
      </w:r>
      <w:r/>
    </w:p>
    <w:p>
      <w:pPr>
        <w:pStyle w:val="611"/>
        <w:jc w:val="both"/>
      </w:pPr>
      <w:r>
        <w:t xml:space="preserve">As described in the methods section, RNA was extracted, purified and processed for high-throughput transcriptome sequencing producing approximately 10 million short reads per sample (Supplemental Table 1). This allowed us to accurately estima</w:t>
      </w:r>
      <w:r>
        <w:t xml:space="preserve">te gene expression levels measured as FPKM (Fragments Per Kilobase of exon per Million reads mapped) in the transcriptomes corresponding to each data point of our time series (Supplemental Table 2). Indeed, out of the 7668 genes currently annotated in the </w:t>
      </w:r>
      <w:r>
        <w:rPr>
          <w:i/>
          <w:iCs/>
        </w:rPr>
        <w:t xml:space="preserve">Ostreococcus tauri</w:t>
      </w:r>
      <w:r>
        <w:t xml:space="preserve"> genome (Palenik et al., 2007; Blanc-Mathieu et al., 2014), only 260 genes never exceeded an expression level of ten FPKM. This shows that practically the entire </w:t>
      </w:r>
      <w:r>
        <w:rPr>
          <w:i/>
          <w:iCs/>
        </w:rPr>
        <w:t xml:space="preserve">Ostreococcus tauri</w:t>
      </w:r>
      <w:r>
        <w:t xml:space="preserve"> genome is expressed under seasonal and diurnal cycles. First, we focus in the 36 transcriptomes corresponding to the time points taken during three days under LD a</w:t>
      </w:r>
      <w:r>
        <w:t xml:space="preserve">nd SD conditions and perform a hierarchical clustering analysis. The transcriptomes corresponding to the same time points during the three different days tend to cluster together, Figure 1B. This indicates a high circadian synchronization in our cultures. </w:t>
      </w:r>
      <w:r>
        <w:rPr>
          <w:rFonts w:cs="Lohit Devanagari" w:eastAsia="AR PL SungtiL GB"/>
          <w:color w:val="auto"/>
          <w:sz w:val="24"/>
          <w:szCs w:val="24"/>
          <w:lang w:val="en-US" w:bidi="hi-IN" w:eastAsia="zh-CN"/>
        </w:rPr>
        <w:t xml:space="preserve">Moreover</w:t>
      </w:r>
      <w:r>
        <w:t xml:space="preserve">, these 36 transcriptomes assemble together into three different groups, Figure 1B. The first cluster corresponds to midday. The transcriptomes at t</w:t>
      </w:r>
      <w:r>
        <w:t xml:space="preserve">ime points ZT4 and ZT8 under LD and ZT4 under SD constitute this cluster. These time points correspond to the moments of maximal incident light irradiance under both LD and SD conditions, Figure 1A. The second cluster conforms the dusk group. Here the tran</w:t>
      </w:r>
      <w:r>
        <w:t xml:space="preserve">scriptomes at time points ZT12 and ZT16 under LD and ZT8 under SD are found. These time points coincide with the end of the light period in both LD and SD conditions when incident light irradiance is low. The third cluster represents night/dawn and compris</w:t>
      </w:r>
      <w:r>
        <w:t xml:space="preserve">es the transcriptomes at time points ZT20, ZT0 under LD and ZT12, ZT16, ZT20 and ZT0 under SD. The transcriptomes at time points in the LD and SD nights or dark periods constitute two distinct groups suggesting noticeable differences in the transcriptomic </w:t>
      </w:r>
      <w:r>
        <w:t xml:space="preserve">responses during the night under LD and SD conditions. It is also noteworthy the higher similarity between the dusk, night/dawn transcriptomes when compare to the midday one, Figure 1B. In order to obtain a deeper understanding of the underlying structure </w:t>
      </w:r>
      <w:r>
        <w:rPr>
          <w:rFonts w:cs="Lohit Devanagari" w:eastAsia="AR PL SungtiL GB"/>
          <w:color w:val="auto"/>
          <w:sz w:val="24"/>
          <w:szCs w:val="24"/>
          <w:lang w:val="en-US" w:bidi="hi-IN" w:eastAsia="zh-CN"/>
        </w:rPr>
        <w:t xml:space="preserve">in our data</w:t>
      </w:r>
      <w:r>
        <w:t xml:space="preserve"> we performed principal components analysis separately over the LD and SD transcriptomes, Figure 1C and 1D respectively. Under LD conditions, we observed that the tran</w:t>
      </w:r>
      <w:r>
        <w:t xml:space="preserve">scriptomes corresponding to the same time point in the three different days tightly cluster together globally constituting a circular structure. Nonetheless, under SD conditions more variability is observed and the time point transcriptomes form a structur</w:t>
      </w:r>
      <w:r>
        <w:t xml:space="preserve">e resembling an ellipse. This could indicate that whereas in LD conditions gene expression in globally cycling precisely with a similar period a more complex behavior is expected under SD conditions. Also, it is remarkable the high similarity between the t</w:t>
      </w:r>
      <w:r>
        <w:t xml:space="preserve">ranscriptomes corresponding to ZT0 and ZT20 under SD conditions that is not present under LD conditions. This suggests that the transcriptomic response at the end of a SD night is already preparing all molecular systems for the incoming light availability </w:t>
      </w:r>
      <w:r>
        <w:rPr>
          <w:rFonts w:cs="Lohit Devanagari" w:eastAsia="AR PL SungtiL GB"/>
          <w:color w:val="auto"/>
          <w:sz w:val="24"/>
          <w:szCs w:val="24"/>
          <w:lang w:val="en-US" w:bidi="hi-IN" w:eastAsia="zh-CN"/>
        </w:rPr>
        <w:t xml:space="preserve">at</w:t>
      </w:r>
      <w:r>
        <w:t xml:space="preserve"> dawn whereas this anticipation is not as clearly observed under LD conditio</w:t>
      </w:r>
      <w:r>
        <w:t xml:space="preserve">ns. In overall, these results support that our experimental design grants a high level of synchronization in our data allowing us to proceed to the identification and comparison of genes exhibiting rhythmic expression patterns under LD and SD conditions.  </w:t>
      </w:r>
      <w:r/>
    </w:p>
    <w:p>
      <w:pPr>
        <w:pStyle w:val="611"/>
        <w:jc w:val="both"/>
        <w:rPr>
          <w:rFonts w:ascii="Times New Roman" w:hAnsi="Times New Roman"/>
        </w:rPr>
      </w:pPr>
      <w:r/>
      <w:r/>
    </w:p>
    <w:p>
      <w:pPr>
        <w:pStyle w:val="611"/>
        <w:jc w:val="both"/>
      </w:pPr>
      <w:r>
        <mc:AlternateContent>
          <mc:Choice Requires="wpg">
            <w:drawing>
              <wp:anchor xmlns:wp="http://schemas.openxmlformats.org/drawingml/2006/wordprocessingDrawing" distT="0" distB="0" distL="0" distR="0" simplePos="0" relativeHeight="2" behindDoc="0" locked="0" layoutInCell="1" allowOverlap="1">
                <wp:simplePos x="0" y="0"/>
                <wp:positionH relativeFrom="column">
                  <wp:align>center</wp:align>
                </wp:positionH>
                <wp:positionV relativeFrom="paragraph">
                  <wp:posOffset>635</wp:posOffset>
                </wp:positionV>
                <wp:extent cx="6332220" cy="4105275"/>
                <wp:effectExtent l="0" t="0" r="0" b="0"/>
                <wp:wrapSquare wrapText="bothSides"/>
                <wp:docPr id="1" name="Image1"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hidden="0"/>
                        <pic:cNvPicPr>
                          <a:picLocks noChangeAspect="1"/>
                        </pic:cNvPicPr>
                        <pic:nvPr isPhoto="0" userDrawn="0"/>
                      </pic:nvPicPr>
                      <pic:blipFill>
                        <a:blip r:embed="rId13"/>
                        <a:stretch/>
                      </pic:blipFill>
                      <pic:spPr bwMode="auto">
                        <a:xfrm>
                          <a:off x="0" y="0"/>
                          <a:ext cx="6332220" cy="41052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0.0pt;mso-wrap-distance-top:0.0pt;mso-wrap-distance-right:0.0pt;mso-wrap-distance-bottom:0.0pt;z-index:2;o:allowoverlap:true;o:allowincell:true;mso-position-horizontal-relative:text;mso-position-horizontal:center;mso-position-vertical-relative:text;margin-top:0.0pt;mso-position-vertical:absolute;width:498.6pt;height:323.2pt;" stroked="false">
                <v:path textboxrect="0,0,0,0"/>
                <v:imagedata r:id="rId13" o:title=""/>
              </v:shape>
            </w:pict>
          </mc:Fallback>
        </mc:AlternateContent>
      </w:r>
      <w:r>
        <w:rPr>
          <w:b/>
          <w:bCs/>
        </w:rPr>
        <w:t xml:space="preserve">F</w:t>
      </w:r>
      <w:r>
        <w:rPr>
          <w:b/>
          <w:bCs/>
        </w:rPr>
        <w:t xml:space="preserve">igure 1.</w:t>
      </w:r>
      <w:r>
        <w:t xml:space="preserve"> Experimental design and circadian synchronization in our cell cultures. </w:t>
      </w:r>
      <w:r/>
    </w:p>
    <w:p>
      <w:pPr>
        <w:pStyle w:val="611"/>
        <w:jc w:val="both"/>
        <w:rPr>
          <w:b/>
          <w:bCs/>
        </w:rPr>
      </w:pPr>
      <w:r>
        <w:rPr>
          <w:b/>
          <w:bCs/>
        </w:rPr>
      </w:r>
      <w:r/>
    </w:p>
    <w:p>
      <w:pPr>
        <w:pStyle w:val="611"/>
        <w:jc w:val="both"/>
        <w:rPr>
          <w:b/>
          <w:bCs/>
        </w:rPr>
      </w:pPr>
      <w:r>
        <w:rPr>
          <w:b/>
          <w:bCs/>
        </w:rPr>
      </w:r>
      <w:r/>
    </w:p>
    <w:p>
      <w:pPr>
        <w:pStyle w:val="611"/>
        <w:jc w:val="both"/>
        <w:rPr>
          <w:b/>
          <w:bCs/>
        </w:rPr>
      </w:pPr>
      <w:r>
        <w:rPr>
          <w:b/>
          <w:bCs/>
        </w:rPr>
        <w:t xml:space="preserve">Most genes in </w:t>
      </w:r>
      <w:r>
        <w:rPr>
          <w:b/>
          <w:bCs/>
          <w:i/>
          <w:iCs/>
        </w:rPr>
        <w:t xml:space="preserve">Ostreococcus tauri</w:t>
      </w:r>
      <w:r>
        <w:rPr>
          <w:b/>
          <w:bCs/>
        </w:rPr>
        <w:t xml:space="preserve"> present diurnal rhythmic expression patterns under different photoperiods that are maintained in different proportions under free running conditions depending on the photoperiod. </w:t>
      </w:r>
      <w:r/>
    </w:p>
    <w:p>
      <w:pPr>
        <w:pStyle w:val="611"/>
        <w:jc w:val="both"/>
      </w:pPr>
      <w:r>
        <w:rPr>
          <w:b w:val="false"/>
          <w:bCs w:val="false"/>
        </w:rPr>
        <w:t xml:space="preserve">We used the bioconductor R package RAIN (Rhythmicity Analysis Incorporating Non-parametric Methods) (Thaben and Westermark, 2014) to identify genes exhibiting diurnal rhythmic expression patterns under the thre</w:t>
      </w:r>
      <w:r>
        <w:rPr>
          <w:b w:val="false"/>
          <w:bCs w:val="false"/>
        </w:rPr>
        <w:t xml:space="preserve">e distinct seasonal conditions represented by different photoperiods in this study. We used both the RNA-seq data generated in this study for LD and SD conditions representing summer and winter together with previously published microarray data for ND cond</w:t>
      </w:r>
      <w:r>
        <w:rPr>
          <w:b w:val="false"/>
          <w:bCs w:val="false"/>
        </w:rPr>
        <w:t xml:space="preserve">itions representing spring/autumn (Monnier et al., 2010). Specifically, we used time series consisting of three days with alternating light / dark periods. Independently from the photoperiod, more than 6000 genes comprising approximately 80% of the entire </w:t>
      </w:r>
      <w:r>
        <w:rPr>
          <w:b w:val="false"/>
          <w:bCs w:val="false"/>
          <w:i/>
          <w:iCs/>
        </w:rPr>
        <w:t xml:space="preserve">Ostreococcus</w:t>
      </w:r>
      <w:r>
        <w:rPr>
          <w:b w:val="false"/>
          <w:bCs w:val="false"/>
        </w:rPr>
        <w:t xml:space="preserve"> genome present diurnal periodic rhythmic expression patterns, Figure 2A. The specific rhythmic genes under each photoperiod are practically coincident, Figure 2B (Supplemental Table 3). This result is in agreement with previous studies in </w:t>
      </w:r>
      <w:r>
        <w:rPr>
          <w:b w:val="false"/>
          <w:bCs w:val="false"/>
          <w:i/>
          <w:iCs/>
        </w:rPr>
        <w:t xml:space="preserve">Ostreococcus tauri</w:t>
      </w:r>
      <w:r>
        <w:rPr>
          <w:b w:val="false"/>
          <w:bCs w:val="false"/>
        </w:rPr>
        <w:t xml:space="preserve"> and other microalgae such as </w:t>
      </w:r>
      <w:r>
        <w:rPr>
          <w:b w:val="false"/>
          <w:bCs w:val="false"/>
          <w:i/>
          <w:iCs/>
        </w:rPr>
        <w:t xml:space="preserve">Chlamydomonas reinhardtii</w:t>
      </w:r>
      <w:r>
        <w:rPr>
          <w:b w:val="false"/>
          <w:bCs w:val="false"/>
        </w:rPr>
        <w:t xml:space="preserve"> (Monnier et al., 2010; Zones et al. 2015).  We searched for simple diurnal rhythmic patterns with a single peak during a day by setting the period to 24 hours. More complex periodic patterns exhibiting two or three peaks per</w:t>
      </w:r>
      <w:r>
        <w:rPr>
          <w:b w:val="false"/>
          <w:bCs w:val="false"/>
        </w:rPr>
        <w:t xml:space="preserve"> day were identified by fixing the period to 12 or 8 hours respectively. Under LD conditions most rhythmic genes show an expression profile with a single peak per day. Only 376 genes present a more complex rhythmic expression pattern cycling twice per day </w:t>
      </w:r>
      <w:r>
        <w:rPr>
          <w:rFonts w:cs="Lohit Devanagari" w:eastAsia="AR PL SungtiL GB"/>
          <w:b w:val="false"/>
          <w:bCs w:val="false"/>
          <w:color w:val="auto"/>
          <w:sz w:val="24"/>
          <w:szCs w:val="24"/>
          <w:lang w:val="en-US" w:bidi="hi-IN" w:eastAsia="zh-CN"/>
        </w:rPr>
        <w:t xml:space="preserve">with</w:t>
      </w:r>
      <w:r>
        <w:rPr>
          <w:b w:val="false"/>
          <w:bCs w:val="false"/>
        </w:rPr>
        <w:t xml:space="preserve"> two expression peaks and an apparent period of 12 hours.  Remarkably, a</w:t>
      </w:r>
      <w:r>
        <w:rPr>
          <w:b w:val="false"/>
          <w:bCs w:val="false"/>
        </w:rPr>
        <w:t xml:space="preserve">n increasing number of genes exhibit this more complex behavior under ND and SD conditions. Precisely, 1171 genes in ND and 1855 genes in SD representing 15.27% and 24.19% of the entire genome respectively, Figure 2A. This suggests that longer dark periods</w:t>
      </w:r>
      <w:r>
        <w:rPr>
          <w:b w:val="false"/>
          <w:bCs w:val="false"/>
        </w:rPr>
        <w:t xml:space="preserve"> or nights in the different annual seasons induce the emergence of complex periodic gene expression patterns with two peaks during a complete day. This type of rhythmic genes is present in the transcriptome of other microalgae not being restricted only to </w:t>
      </w:r>
      <w:r>
        <w:rPr>
          <w:b w:val="false"/>
          <w:bCs w:val="false"/>
          <w:i/>
          <w:iCs/>
        </w:rPr>
        <w:t xml:space="preserve">Ostreococcus tauri</w:t>
      </w:r>
      <w:r>
        <w:rPr>
          <w:b w:val="false"/>
          <w:bCs w:val="false"/>
        </w:rPr>
        <w:t xml:space="preserve">. We reanalyzed previously published RNA-seq data generated in </w:t>
      </w:r>
      <w:r>
        <w:rPr>
          <w:b w:val="false"/>
          <w:bCs w:val="false"/>
          <w:i/>
          <w:iCs/>
        </w:rPr>
        <w:t xml:space="preserve">Chlamydomonas</w:t>
      </w:r>
      <w:r>
        <w:rPr>
          <w:b w:val="false"/>
          <w:bCs w:val="false"/>
        </w:rPr>
        <w:t xml:space="preserve"> reinhardtii under ND conditions (Zones et al. 2015) and found that 2190 genes comprising 14.02% of the entire genome exhibit two express</w:t>
      </w:r>
      <w:r>
        <w:rPr>
          <w:b w:val="false"/>
          <w:bCs w:val="false"/>
        </w:rPr>
        <w:t xml:space="preserve">ion peaks per day with an apparent period of 12 hours. The number of genes with expression patterns cycling three times in a day with an apparent period of 8 hours was negligible under the three different photoperiods comprising less than 1% of the genome.</w:t>
      </w:r>
      <w:r/>
    </w:p>
    <w:p>
      <w:pPr>
        <w:pStyle w:val="611"/>
        <w:jc w:val="both"/>
      </w:pPr>
      <w:r>
        <w:t xml:space="preserve">Independently from the photoperiod, our analysis found that around 20% of the </w:t>
      </w:r>
      <w:r>
        <w:rPr>
          <w:i/>
          <w:iCs/>
        </w:rPr>
        <w:t xml:space="preserve">Ostreococcus</w:t>
      </w:r>
      <w:r>
        <w:t xml:space="preserve"> genome is not significantly expressed following a rhythmic pattern. In order to further explore these non rhythmic genes we compared their maximum or highest expression valu</w:t>
      </w:r>
      <w:r>
        <w:t xml:space="preserve">es under LD and SD conditions with the ones reached by rhythmic genes. The maximum expression level of rhythmic genes is three times higher than the corresponding one for non rhythmic genes. This difference was significant according to a p-value of 1.45×10</w:t>
      </w:r>
      <w:r>
        <w:rPr>
          <w:vertAlign w:val="superscript"/>
        </w:rPr>
        <w:t xml:space="preserve">-4</w:t>
      </w:r>
      <w:r>
        <w:t xml:space="preserve"> computed using Mann-Whitney-Wilcoxson test. The current methods for detecting rhythmic gene expression are known to </w:t>
      </w:r>
      <w:r>
        <w:t xml:space="preserve">perform optimally only for highly expressed genes (Laloum and Robison-Rechavi, 2020). Therefore, the genes identified as non rhythmic in this study could indeed be rhythmic although their low expression level have prevented our methods from detecting them.</w:t>
      </w:r>
      <w:r/>
    </w:p>
    <w:p>
      <w:pPr>
        <w:pStyle w:val="611"/>
        <w:jc w:val="both"/>
        <w:rPr>
          <w:rFonts w:ascii="Times New Roman" w:hAnsi="Times New Roman"/>
        </w:rPr>
      </w:pPr>
      <w:r>
        <w:t xml:space="preserve">Circadian genes are defined as those rhythmic genes that maintained their cyclic gene expression under free running cond</w:t>
      </w:r>
      <w:r/>
    </w:p>
    <w:p>
      <w:pPr>
        <w:pStyle w:val="611"/>
        <w:jc w:val="both"/>
        <w:rPr>
          <w:b/>
          <w:bCs/>
        </w:rPr>
      </w:pPr>
      <w:r>
        <mc:AlternateContent>
          <mc:Choice Requires="wpg">
            <w:drawing>
              <wp:anchor xmlns:wp="http://schemas.openxmlformats.org/drawingml/2006/wordprocessingDrawing" distT="0" distB="0" distL="0" distR="0" simplePos="0" relativeHeight="3" behindDoc="0" locked="0" layoutInCell="1" allowOverlap="1">
                <wp:simplePos x="0" y="0"/>
                <wp:positionH relativeFrom="column">
                  <wp:align>center</wp:align>
                </wp:positionH>
                <wp:positionV relativeFrom="paragraph">
                  <wp:posOffset>635</wp:posOffset>
                </wp:positionV>
                <wp:extent cx="6332220" cy="5344160"/>
                <wp:effectExtent l="0" t="0" r="0" b="0"/>
                <wp:wrapSquare wrapText="bothSides"/>
                <wp:docPr id="2" name="Image2"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hidden="0"/>
                        <pic:cNvPicPr>
                          <a:picLocks noChangeAspect="1"/>
                        </pic:cNvPicPr>
                        <pic:nvPr isPhoto="0" userDrawn="0"/>
                      </pic:nvPicPr>
                      <pic:blipFill>
                        <a:blip r:embed="rId14"/>
                        <a:stretch/>
                      </pic:blipFill>
                      <pic:spPr bwMode="auto">
                        <a:xfrm>
                          <a:off x="0" y="0"/>
                          <a:ext cx="6332220" cy="534416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0.0pt;mso-wrap-distance-top:0.0pt;mso-wrap-distance-right:0.0pt;mso-wrap-distance-bottom:0.0pt;z-index:3;o:allowoverlap:true;o:allowincell:true;mso-position-horizontal-relative:text;mso-position-horizontal:center;mso-position-vertical-relative:text;margin-top:0.0pt;mso-position-vertical:absolute;width:498.6pt;height:420.8pt;" stroked="false">
                <v:path textboxrect="0,0,0,0"/>
                <v:imagedata r:id="rId14" o:title=""/>
              </v:shape>
            </w:pict>
          </mc:Fallback>
        </mc:AlternateContent>
      </w:r>
      <w:r>
        <w:rPr>
          <w:b/>
          <w:bCs/>
        </w:rPr>
        <w:t xml:space="preserve">F</w:t>
      </w:r>
      <w:r>
        <w:rPr>
          <w:b/>
          <w:bCs/>
        </w:rPr>
        <w:t xml:space="preserve">igure 2. </w:t>
      </w:r>
      <w:r>
        <w:rPr>
          <w:b w:val="false"/>
          <w:bCs w:val="false"/>
        </w:rPr>
        <w:t xml:space="preserve">Identification of genes exhibiting diurnal rhythmic expression patterns under distinct  photoperiods corresponding to different seasons.</w:t>
      </w:r>
      <w:r/>
    </w:p>
    <w:p>
      <w:pPr>
        <w:pStyle w:val="611"/>
        <w:jc w:val="both"/>
        <w:rPr>
          <w:b/>
          <w:bCs/>
        </w:rPr>
      </w:pPr>
      <w:r>
        <w:rPr>
          <w:b/>
          <w:bCs/>
        </w:rPr>
      </w:r>
      <w:r/>
    </w:p>
    <w:p>
      <w:pPr>
        <w:pStyle w:val="611"/>
        <w:jc w:val="both"/>
        <w:rPr>
          <w:b/>
          <w:bCs/>
        </w:rPr>
      </w:pPr>
      <w:r>
        <w:rPr>
          <w:b/>
          <w:bCs/>
        </w:rPr>
      </w:r>
      <w:r/>
    </w:p>
    <w:p>
      <w:pPr>
        <w:pStyle w:val="611"/>
        <w:jc w:val="both"/>
        <w:rPr>
          <w:b/>
          <w:bCs/>
        </w:rPr>
      </w:pPr>
      <w:r>
        <w:rPr>
          <w:b/>
          <w:bCs/>
        </w:rPr>
      </w:r>
      <w:r/>
    </w:p>
    <w:p>
      <w:pPr>
        <w:pStyle w:val="611"/>
        <w:jc w:val="both"/>
        <w:rPr>
          <w:b/>
          <w:bCs/>
        </w:rPr>
      </w:pPr>
      <w:r>
        <w:rPr>
          <w:b/>
          <w:bCs/>
        </w:rPr>
      </w:r>
      <w:r/>
    </w:p>
    <w:p>
      <w:pPr>
        <w:pStyle w:val="611"/>
        <w:jc w:val="both"/>
        <w:rPr>
          <w:b/>
          <w:bCs/>
        </w:rPr>
      </w:pPr>
      <w:r>
        <w:rPr>
          <w:b/>
          <w:bCs/>
        </w:rPr>
      </w:r>
      <w:r/>
    </w:p>
    <w:p>
      <w:pPr>
        <w:pStyle w:val="611"/>
        <w:jc w:val="both"/>
        <w:rPr>
          <w:b/>
          <w:bCs/>
        </w:rPr>
      </w:pPr>
      <w:r>
        <w:rPr>
          <w:b/>
          <w:bCs/>
        </w:rPr>
      </w:r>
      <w:r/>
    </w:p>
    <w:p>
      <w:pPr>
        <w:pStyle w:val="611"/>
        <w:jc w:val="both"/>
      </w:pPr>
      <w:r>
        <w:rPr>
          <w:b/>
          <w:bCs/>
        </w:rPr>
        <w:t xml:space="preserve">DISCUSSION</w:t>
      </w:r>
      <w:r/>
    </w:p>
    <w:p>
      <w:pPr>
        <w:pStyle w:val="611"/>
        <w:jc w:val="both"/>
        <w:rPr>
          <w:rFonts w:ascii="Times New Roman" w:hAnsi="Times New Roman"/>
        </w:rPr>
      </w:pPr>
      <w:r/>
      <w:r/>
    </w:p>
    <w:p>
      <w:pPr>
        <w:pStyle w:val="611"/>
        <w:jc w:val="both"/>
        <w:rPr>
          <w:b/>
          <w:bCs/>
        </w:rPr>
      </w:pPr>
      <w:r>
        <w:rPr>
          <w:b/>
          <w:bCs/>
        </w:rPr>
        <w:t xml:space="preserve">METHODS</w:t>
      </w:r>
      <w:r/>
    </w:p>
    <w:p>
      <w:pPr>
        <w:pStyle w:val="611"/>
        <w:jc w:val="both"/>
        <w:rPr>
          <w:b/>
          <w:bCs/>
        </w:rPr>
      </w:pPr>
      <w:r>
        <w:rPr>
          <w:b/>
          <w:bCs/>
        </w:rPr>
        <w:t xml:space="preserve">Culture Conditions</w:t>
      </w:r>
      <w:r/>
    </w:p>
    <w:p>
      <w:pPr>
        <w:pStyle w:val="611"/>
        <w:jc w:val="both"/>
      </w:pPr>
      <w:r>
        <w:rPr>
          <w:i/>
          <w:iCs/>
        </w:rPr>
        <w:t xml:space="preserve">Ostreococcus tauri</w:t>
      </w:r>
      <w:r>
        <w:t xml:space="preserve"> sequenced strain RCC4221 was used for all experiments. The growth media was prepared using Artificial Sea Water (24.55g NaCl, 0.75g KCl, 4.07g MgCl</w:t>
      </w:r>
      <w:r>
        <w:rPr>
          <w:vertAlign w:val="subscript"/>
        </w:rPr>
        <w:t xml:space="preserve">2</w:t>
      </w:r>
      <w:r>
        <w:t xml:space="preserve">·6H2O, 1.47g CaCl</w:t>
      </w:r>
      <w:r>
        <w:rPr>
          <w:vertAlign w:val="subscript"/>
        </w:rPr>
        <w:t xml:space="preserve">2</w:t>
      </w:r>
      <w:r>
        <w:t xml:space="preserve"> ·2H</w:t>
      </w:r>
      <w:r>
        <w:rPr>
          <w:vertAlign w:val="subscript"/>
        </w:rPr>
        <w:t xml:space="preserve">2</w:t>
      </w:r>
      <w:r>
        <w:t xml:space="preserve">O, 6.04g MgSO</w:t>
      </w:r>
      <w:r>
        <w:rPr>
          <w:vertAlign w:val="subscript"/>
        </w:rPr>
        <w:t xml:space="preserve">4</w:t>
      </w:r>
      <w:r>
        <w:t xml:space="preserve">·7H</w:t>
      </w:r>
      <w:r>
        <w:rPr>
          <w:vertAlign w:val="subscript"/>
        </w:rPr>
        <w:t xml:space="preserve">2</w:t>
      </w:r>
      <w:r>
        <w:t xml:space="preserve">O and 0.21g NaHCO</w:t>
      </w:r>
      <w:r>
        <w:rPr>
          <w:vertAlign w:val="subscript"/>
        </w:rPr>
        <w:t xml:space="preserve">3</w:t>
      </w:r>
      <w:r>
        <w:t xml:space="preserve"> per 1L distilled water) supplemented with 1 mL of Solution I (100g NaNO</w:t>
      </w:r>
      <w:r>
        <w:rPr>
          <w:vertAlign w:val="subscript"/>
        </w:rPr>
        <w:t xml:space="preserve">3</w:t>
      </w:r>
      <w:r>
        <w:t xml:space="preserve"> in 250mL distilled water), 1mL of Solution II (700mg Na</w:t>
      </w:r>
      <w:r>
        <w:rPr>
          <w:vertAlign w:val="subscript"/>
        </w:rPr>
        <w:t xml:space="preserve">2</w:t>
      </w:r>
      <w:r>
        <w:t xml:space="preserve">HPO</w:t>
      </w:r>
      <w:r>
        <w:rPr>
          <w:vertAlign w:val="subscript"/>
        </w:rPr>
        <w:t xml:space="preserve">4</w:t>
      </w:r>
      <w:r>
        <w:t xml:space="preserve"> and 2.5g K</w:t>
      </w:r>
      <w:r>
        <w:rPr>
          <w:vertAlign w:val="subscript"/>
        </w:rPr>
        <w:t xml:space="preserve">2</w:t>
      </w:r>
      <w:r>
        <w:t xml:space="preserve">HPO</w:t>
      </w:r>
      <w:r>
        <w:rPr>
          <w:vertAlign w:val="subscript"/>
        </w:rPr>
        <w:t xml:space="preserve">4</w:t>
      </w:r>
      <w:r>
        <w:t xml:space="preserve"> in 250mL distilled water), 1mL of Solution III with trace metals (2.68g NH</w:t>
      </w:r>
      <w:r>
        <w:rPr>
          <w:vertAlign w:val="subscript"/>
        </w:rPr>
        <w:t xml:space="preserve">4</w:t>
      </w:r>
      <w:r>
        <w:t xml:space="preserve">Cl, 5.2g Fe-EDTA, 37.2g Na</w:t>
      </w:r>
      <w:r>
        <w:rPr>
          <w:vertAlign w:val="subscript"/>
        </w:rPr>
        <w:t xml:space="preserve">2</w:t>
      </w:r>
      <w:r>
        <w:t xml:space="preserve"> -EDTA, 23mg ZnSO</w:t>
      </w:r>
      <w:r>
        <w:rPr>
          <w:vertAlign w:val="subscript"/>
        </w:rPr>
        <w:t xml:space="preserve">4</w:t>
      </w:r>
      <w:r>
        <w:t xml:space="preserve">, 14mg CoSO</w:t>
      </w:r>
      <w:r>
        <w:rPr>
          <w:vertAlign w:val="subscript"/>
        </w:rPr>
        <w:t xml:space="preserve">4</w:t>
      </w:r>
      <w:r>
        <w:t xml:space="preserve"> , 7.89mg Na</w:t>
      </w:r>
      <w:r>
        <w:rPr>
          <w:vertAlign w:val="subscript"/>
        </w:rPr>
        <w:t xml:space="preserve">2</w:t>
      </w:r>
      <w:r>
        <w:t xml:space="preserve"> MoO</w:t>
      </w:r>
      <w:r>
        <w:rPr>
          <w:vertAlign w:val="subscript"/>
        </w:rPr>
        <w:t xml:space="preserve">4</w:t>
      </w:r>
      <w:r>
        <w:t xml:space="preserve"> ·2H</w:t>
      </w:r>
      <w:r>
        <w:rPr>
          <w:vertAlign w:val="subscript"/>
        </w:rPr>
        <w:t xml:space="preserve">2</w:t>
      </w:r>
      <w:r>
        <w:t xml:space="preserve">O, 2.5mg CuSO</w:t>
      </w:r>
      <w:r>
        <w:rPr>
          <w:vertAlign w:val="subscript"/>
        </w:rPr>
        <w:t xml:space="preserve">4</w:t>
      </w:r>
      <w:r>
        <w:t xml:space="preserve"> , 1.7mg H</w:t>
      </w:r>
      <w:r>
        <w:rPr>
          <w:vertAlign w:val="subscript"/>
        </w:rPr>
        <w:t xml:space="preserve">2</w:t>
      </w:r>
      <w:r>
        <w:t xml:space="preserve">SeO</w:t>
      </w:r>
      <w:r>
        <w:rPr>
          <w:vertAlign w:val="subscript"/>
        </w:rPr>
        <w:t xml:space="preserve">3</w:t>
      </w:r>
      <w:r>
        <w:t xml:space="preserve"> and 180mg MnCl</w:t>
      </w:r>
      <w:r>
        <w:rPr>
          <w:vertAlign w:val="subscript"/>
        </w:rPr>
        <w:t xml:space="preserve">2</w:t>
      </w:r>
      <w:r>
        <w:t xml:space="preserve">·4H</w:t>
      </w:r>
      <w:r>
        <w:rPr>
          <w:vertAlign w:val="subscript"/>
        </w:rPr>
        <w:t xml:space="preserve">2</w:t>
      </w:r>
      <w:r>
        <w:t xml:space="preserve">O in 500mL distilled water) and 1mL of f/2 vitamin solution. </w:t>
      </w:r>
      <w:r/>
    </w:p>
    <w:p>
      <w:pPr>
        <w:pStyle w:val="611"/>
        <w:jc w:val="both"/>
      </w:pPr>
      <w:r>
        <w:t xml:space="preserve">RCC4221 is routinely maintained at 20ºC under LD conditions in flasks illuminated with white light providing approximately 50 </w:t>
      </w:r>
      <w:r>
        <w:rPr>
          <w:rFonts w:cs="Lohit Devanagari" w:eastAsia="AR PL SungtiL GB"/>
        </w:rPr>
        <w:t xml:space="preserve">μE m</w:t>
      </w:r>
      <w:r>
        <w:rPr>
          <w:rFonts w:cs="Lohit Devanagari" w:eastAsia="AR PL SungtiL GB"/>
          <w:vertAlign w:val="superscript"/>
        </w:rPr>
        <w:t xml:space="preserve">-2</w:t>
      </w:r>
      <w:r>
        <w:rPr>
          <w:rFonts w:cs="Lohit Devanagari" w:eastAsia="AR PL SungtiL GB"/>
        </w:rPr>
        <w:t xml:space="preserve">s</w:t>
      </w:r>
      <w:r>
        <w:rPr>
          <w:rFonts w:cs="Lohit Devanagari" w:eastAsia="AR PL SungtiL GB"/>
          <w:vertAlign w:val="superscript"/>
        </w:rPr>
        <w:t xml:space="preserve">-1 </w:t>
      </w:r>
      <w:r>
        <w:t xml:space="preserve">during the light period. When starting a new experiment one of such flasks was used to inoculate a roux culture bottle up to approximately 500 ml. This batch culture was grown at 20ºC under continuous white light (50 </w:t>
      </w:r>
      <w:r>
        <w:rPr>
          <w:rFonts w:cs="Lohit Devanagari" w:eastAsia="AR PL SungtiL GB"/>
        </w:rPr>
        <w:t xml:space="preserve">μE m</w:t>
      </w:r>
      <w:r>
        <w:rPr>
          <w:rFonts w:cs="Lohit Devanagari" w:eastAsia="AR PL SungtiL GB"/>
          <w:vertAlign w:val="superscript"/>
        </w:rPr>
        <w:t xml:space="preserve">-2</w:t>
      </w:r>
      <w:r>
        <w:rPr>
          <w:rFonts w:cs="Lohit Devanagari" w:eastAsia="AR PL SungtiL GB"/>
        </w:rPr>
        <w:t xml:space="preserve">s</w:t>
      </w:r>
      <w:r>
        <w:rPr>
          <w:rFonts w:cs="Lohit Devanagari" w:eastAsia="AR PL SungtiL GB"/>
          <w:vertAlign w:val="superscript"/>
        </w:rPr>
        <w:t xml:space="preserve">-1 </w:t>
      </w:r>
      <w:r>
        <w:t xml:space="preserve">) and continuously sparged with air supplemented with 1% CO</w:t>
      </w:r>
      <w:r>
        <w:rPr>
          <w:vertAlign w:val="subscript"/>
        </w:rPr>
        <w:t xml:space="preserve">2</w:t>
      </w:r>
      <w:r>
        <w:t xml:space="preserve">. After approximately two weeks, the culture from the roux bottle was</w:t>
      </w:r>
      <w:r>
        <w:t xml:space="preserve"> used to inoculate two photochemostats. These consists of water jacketed bubble columns with 2 L capacity (7 cm diameter, 50 cm height) containing 1.8 L of cell suspension continuously sparged with air to ensure culture homogenization. The flow of water fr</w:t>
      </w:r>
      <w:r>
        <w:t xml:space="preserve">om the jacket to an external cooling device () precisely controlled temperature at 20ºC. A pH probe is submerged into the culture and connected to a pH meter serving as input to a LabJack that controls an electrovalve allowing the on demand injection of CO</w:t>
      </w:r>
      <w:r>
        <w:rPr>
          <w:vertAlign w:val="subscript"/>
        </w:rPr>
        <w:t xml:space="preserve">2</w:t>
      </w:r>
      <w:r>
        <w:t xml:space="preserve"> into the air stream entering the culture to maintain the pH at 8.0.  Each photochemostat is illuminated during the corresponding light periods using six Phillips PL-32 W/840/4p white-</w:t>
      </w:r>
      <w:r>
        <w:t xml:space="preserve">light fluorescent lamps. Instead of abrupt dark-to-light and light-to-dark transitions our illuminating system controlled by a LabJack ... simulates the progressive increase and decrease observed in solar daylight cycles according to the following formula:</w:t>
      </w:r>
      <w:r/>
    </w:p>
    <w:p>
      <w:pPr>
        <w:pStyle w:val="611"/>
        <w:jc w:val="both"/>
      </w:pPr>
      <w:r/>
      <w:r/>
    </w:p>
    <w:p>
      <w:pPr>
        <w:pStyle w:val="611"/>
        <w:jc w:val="both"/>
      </w:pPr>
      <w:r/>
      <m:oMathPara>
        <m:oMathParaPr/>
        <m:oMath>
          <m:r>
            <w:rPr>
              <w:rFonts w:ascii="Cambria Math" w:hAnsi="Cambria Math"/>
            </w:rPr>
            <m:rPr/>
            <m:t>I</m:t>
          </m:r>
          <m:d>
            <m:dPr>
              <m:begChr m:val="("/>
              <m:endChr m:val=")"/>
              <m:ctrlPr/>
            </m:dPr>
            <m:e>
              <m:r>
                <w:rPr>
                  <w:rFonts w:ascii="Cambria Math" w:hAnsi="Cambria Math"/>
                </w:rPr>
                <m:rPr/>
                <m:t>t</m:t>
              </m:r>
            </m:e>
          </m:d>
          <m:r>
            <w:rPr>
              <w:rFonts w:ascii="Cambria Math" w:hAnsi="Cambria Math"/>
            </w:rPr>
            <m:rPr/>
            <m:t>=</m:t>
          </m:r>
          <m:sSub>
            <m:sSubPr>
              <m:ctrlPr/>
            </m:sSubPr>
            <m:e>
              <m:r>
                <w:rPr>
                  <w:rFonts w:ascii="Cambria Math" w:hAnsi="Cambria Math"/>
                </w:rPr>
                <m:rPr/>
                <m:t>I</m:t>
              </m:r>
            </m:e>
            <m:sub>
              <m:r>
                <w:rPr>
                  <w:rFonts w:ascii="Cambria Math" w:hAnsi="Cambria Math"/>
                </w:rPr>
                <m:rPr/>
                <m:t>max</m:t>
              </m:r>
            </m:sub>
          </m:sSub>
          <m:r>
            <w:rPr>
              <w:rFonts w:ascii="Cambria Math" w:hAnsi="Cambria Math"/>
            </w:rPr>
            <m:rPr/>
            <m:t>⋅</m:t>
          </m:r>
          <m:d>
            <m:dPr>
              <m:begChr m:val="("/>
              <m:endChr m:val=")"/>
              <m:ctrlPr/>
            </m:dPr>
            <m:e>
              <m:r>
                <w:rPr>
                  <w:rFonts w:ascii="Cambria Math" w:hAnsi="Cambria Math"/>
                </w:rPr>
                <m:rPr/>
                <m:t>0.306</m:t>
              </m:r>
              <m:r>
                <w:rPr>
                  <w:rFonts w:ascii="Cambria Math" w:hAnsi="Cambria Math"/>
                </w:rPr>
                <m:rPr/>
                <m:t>⋅</m:t>
              </m:r>
              <m:r>
                <w:rPr>
                  <w:rFonts w:ascii="Cambria Math" w:hAnsi="Cambria Math"/>
                </w:rPr>
                <m:rPr/>
                <m:t>cos</m:t>
              </m:r>
              <m:d>
                <m:dPr>
                  <m:begChr m:val="("/>
                  <m:endChr m:val=")"/>
                  <m:ctrlPr/>
                </m:dPr>
                <m:e>
                  <m:f>
                    <m:fPr>
                      <m:ctrlPr/>
                    </m:fPr>
                    <m:num>
                      <m:r>
                        <w:rPr>
                          <w:rFonts w:ascii="Cambria Math" w:hAnsi="Cambria Math"/>
                        </w:rPr>
                        <m:rPr/>
                        <m:t>π</m:t>
                      </m:r>
                    </m:num>
                    <m:den>
                      <m:r>
                        <w:rPr>
                          <w:rFonts w:ascii="Cambria Math" w:hAnsi="Cambria Math"/>
                        </w:rPr>
                        <m:rPr/>
                        <m:t>l</m:t>
                      </m:r>
                    </m:den>
                  </m:f>
                  <m:r>
                    <w:rPr>
                      <w:rFonts w:ascii="Cambria Math" w:hAnsi="Cambria Math"/>
                    </w:rPr>
                    <m:rPr/>
                    <m:t>⋅</m:t>
                  </m:r>
                  <m:d>
                    <m:dPr>
                      <m:begChr m:val="("/>
                      <m:endChr m:val=")"/>
                      <m:ctrlPr/>
                    </m:dPr>
                    <m:e>
                      <m:sSub>
                        <m:sSubPr>
                          <m:ctrlPr/>
                        </m:sSubPr>
                        <m:e>
                          <m:r>
                            <w:rPr>
                              <w:rFonts w:ascii="Cambria Math" w:hAnsi="Cambria Math"/>
                            </w:rPr>
                            <m:rPr/>
                            <m:t>t</m:t>
                          </m:r>
                        </m:e>
                        <m:sub>
                          <m:r>
                            <w:rPr>
                              <w:rFonts w:ascii="Cambria Math" w:hAnsi="Cambria Math"/>
                            </w:rPr>
                            <m:rPr/>
                            <m:t>max</m:t>
                          </m:r>
                        </m:sub>
                      </m:sSub>
                      <m:r>
                        <w:rPr>
                          <w:rFonts w:ascii="Cambria Math" w:hAnsi="Cambria Math"/>
                        </w:rPr>
                        <m:rPr/>
                        <m:t>−</m:t>
                      </m:r>
                      <m:r>
                        <w:rPr>
                          <w:rFonts w:ascii="Cambria Math" w:hAnsi="Cambria Math"/>
                        </w:rPr>
                        <m:rPr/>
                        <m:t>t</m:t>
                      </m:r>
                    </m:e>
                  </m:d>
                </m:e>
              </m:d>
              <m:r>
                <w:rPr>
                  <w:rFonts w:ascii="Cambria Math" w:hAnsi="Cambria Math"/>
                </w:rPr>
                <m:rPr/>
                <m:t>²</m:t>
              </m:r>
              <m:r>
                <w:rPr>
                  <w:rFonts w:ascii="Cambria Math" w:hAnsi="Cambria Math"/>
                </w:rPr>
                <m:rPr/>
                <m:t>+</m:t>
              </m:r>
              <m:r>
                <w:rPr>
                  <w:rFonts w:ascii="Cambria Math" w:hAnsi="Cambria Math"/>
                </w:rPr>
                <m:rPr/>
                <m:t>0.622</m:t>
              </m:r>
              <m:r>
                <w:rPr>
                  <w:rFonts w:ascii="Cambria Math" w:hAnsi="Cambria Math"/>
                </w:rPr>
                <m:rPr/>
                <m:t>⋅</m:t>
              </m:r>
              <m:r>
                <w:rPr>
                  <w:rFonts w:ascii="Cambria Math" w:hAnsi="Cambria Math"/>
                </w:rPr>
                <m:rPr/>
                <m:t>cos</m:t>
              </m:r>
              <m:d>
                <m:dPr>
                  <m:begChr m:val="("/>
                  <m:endChr m:val=")"/>
                  <m:ctrlPr/>
                </m:dPr>
                <m:e>
                  <m:f>
                    <m:fPr>
                      <m:ctrlPr/>
                    </m:fPr>
                    <m:num>
                      <m:r>
                        <w:rPr>
                          <w:rFonts w:ascii="Cambria Math" w:hAnsi="Cambria Math"/>
                        </w:rPr>
                        <m:rPr/>
                        <m:t>π</m:t>
                      </m:r>
                    </m:num>
                    <m:den>
                      <m:r>
                        <w:rPr>
                          <w:rFonts w:ascii="Cambria Math" w:hAnsi="Cambria Math"/>
                        </w:rPr>
                        <m:rPr/>
                        <m:t>l</m:t>
                      </m:r>
                    </m:den>
                  </m:f>
                  <m:r>
                    <w:rPr>
                      <w:rFonts w:ascii="Cambria Math" w:hAnsi="Cambria Math"/>
                    </w:rPr>
                    <m:rPr/>
                    <m:t>⋅</m:t>
                  </m:r>
                  <m:d>
                    <m:dPr>
                      <m:begChr m:val="("/>
                      <m:endChr m:val=")"/>
                      <m:ctrlPr/>
                    </m:dPr>
                    <m:e>
                      <m:sSub>
                        <m:sSubPr>
                          <m:ctrlPr/>
                        </m:sSubPr>
                        <m:e>
                          <m:r>
                            <w:rPr>
                              <w:rFonts w:ascii="Cambria Math" w:hAnsi="Cambria Math"/>
                            </w:rPr>
                            <m:rPr/>
                            <m:t>t</m:t>
                          </m:r>
                        </m:e>
                        <m:sub>
                          <m:r>
                            <w:rPr>
                              <w:rFonts w:ascii="Cambria Math" w:hAnsi="Cambria Math"/>
                            </w:rPr>
                            <m:rPr/>
                            <m:t>max</m:t>
                          </m:r>
                        </m:sub>
                      </m:sSub>
                      <m:r>
                        <w:rPr>
                          <w:rFonts w:ascii="Cambria Math" w:hAnsi="Cambria Math"/>
                        </w:rPr>
                        <m:rPr/>
                        <m:t>−</m:t>
                      </m:r>
                      <m:r>
                        <w:rPr>
                          <w:rFonts w:ascii="Cambria Math" w:hAnsi="Cambria Math"/>
                        </w:rPr>
                        <m:rPr/>
                        <m:t>t</m:t>
                      </m:r>
                    </m:e>
                  </m:d>
                </m:e>
              </m:d>
              <m:r>
                <w:rPr>
                  <w:rFonts w:ascii="Cambria Math" w:hAnsi="Cambria Math"/>
                </w:rPr>
                <m:rPr/>
                <m:t>+</m:t>
              </m:r>
              <m:r>
                <w:rPr>
                  <w:rFonts w:ascii="Cambria Math" w:hAnsi="Cambria Math"/>
                </w:rPr>
                <m:rPr/>
                <m:t>0.073</m:t>
              </m:r>
            </m:e>
          </m:d>
          <m:r>
            <w:rPr>
              <w:rFonts w:ascii="Cambria Math" w:hAnsi="Cambria Math"/>
            </w:rPr>
            <m:rPr/>
            <m:t>where</m:t>
          </m:r>
          <m:d>
            <m:dPr>
              <m:begChr m:val="{"/>
              <m:endChr m:val=""/>
              <m:ctrlPr/>
            </m:dPr>
            <m:e>
              <m:eqArr>
                <m:eqArrPr>
                  <m:baseJc m:val="center"/>
                  <m:maxDist m:val="off"/>
                  <m:objDist m:val="off"/>
                  <m:rSp/>
                  <m:rSpRule/>
                  <m:ctrlPr/>
                </m:eqArrPr>
                <m:e>
                  <m:r>
                    <w:rPr>
                      <w:rFonts w:ascii="Cambria Math" w:hAnsi="Cambria Math"/>
                    </w:rPr>
                    <m:rPr/>
                    <m:t>t</m:t>
                  </m:r>
                  <m:r>
                    <w:rPr>
                      <w:rFonts w:ascii="Cambria Math" w:hAnsi="Cambria Math"/>
                    </w:rPr>
                    <m:rPr/>
                    <m:t>∈</m:t>
                  </m:r>
                  <m:d>
                    <m:dPr>
                      <m:begChr m:val="["/>
                      <m:endChr m:val=")"/>
                      <m:ctrlPr/>
                    </m:dPr>
                    <m:e>
                      <m:r>
                        <w:rPr>
                          <w:rFonts w:ascii="Cambria Math" w:hAnsi="Cambria Math"/>
                        </w:rPr>
                        <m:rPr/>
                        <m:t>0</m:t>
                      </m:r>
                      <m:r>
                        <w:rPr>
                          <w:rFonts w:ascii="Cambria Math" w:hAnsi="Cambria Math"/>
                        </w:rPr>
                        <m:rPr/>
                        <m:t>,</m:t>
                      </m:r>
                      <m:r>
                        <w:rPr>
                          <w:rFonts w:ascii="Cambria Math" w:hAnsi="Cambria Math"/>
                        </w:rPr>
                        <m:rPr/>
                        <m:t>24</m:t>
                      </m:r>
                    </m:e>
                  </m:d>
                </m:e>
                <m:e>
                  <m:r>
                    <w:rPr>
                      <w:rFonts w:ascii="Cambria Math" w:hAnsi="Cambria Math"/>
                    </w:rPr>
                    <m:rPr/>
                    <m:t>l</m:t>
                  </m:r>
                  <m:r>
                    <w:rPr>
                      <w:rFonts w:ascii="Cambria Math" w:hAnsi="Cambria Math"/>
                    </w:rPr>
                    <m:rPr/>
                    <m:t>=</m:t>
                  </m:r>
                  <m:r>
                    <w:rPr>
                      <w:rFonts w:ascii="Cambria Math" w:hAnsi="Cambria Math"/>
                    </w:rPr>
                    <m:rPr/>
                    <m:t>16</m:t>
                  </m:r>
                  <m:r>
                    <w:rPr>
                      <w:rFonts w:ascii="Cambria Math" w:hAnsi="Cambria Math"/>
                    </w:rPr>
                    <m:rPr/>
                    <m:t>,</m:t>
                  </m:r>
                  <m:sSub>
                    <m:sSubPr>
                      <m:ctrlPr/>
                    </m:sSubPr>
                    <m:e>
                      <m:r>
                        <w:rPr>
                          <w:rFonts w:ascii="Cambria Math" w:hAnsi="Cambria Math"/>
                        </w:rPr>
                        <m:rPr/>
                        <m:t>t</m:t>
                      </m:r>
                    </m:e>
                    <m:sub>
                      <m:r>
                        <w:rPr>
                          <w:rFonts w:ascii="Cambria Math" w:hAnsi="Cambria Math"/>
                        </w:rPr>
                        <m:rPr/>
                        <m:t>max</m:t>
                      </m:r>
                    </m:sub>
                  </m:sSub>
                  <m:r>
                    <w:rPr>
                      <w:rFonts w:ascii="Cambria Math" w:hAnsi="Cambria Math"/>
                    </w:rPr>
                    <m:rPr/>
                    <m:t>=</m:t>
                  </m:r>
                  <m:r>
                    <w:rPr>
                      <w:rFonts w:ascii="Cambria Math" w:hAnsi="Cambria Math"/>
                    </w:rPr>
                    <m:rPr/>
                    <m:t>16</m:t>
                  </m:r>
                  <m:r>
                    <w:rPr>
                      <w:rFonts w:ascii="Cambria Math" w:hAnsi="Cambria Math"/>
                    </w:rPr>
                    <m:rPr/>
                    <m:t>under</m:t>
                  </m:r>
                  <m:r>
                    <w:rPr>
                      <w:rFonts w:ascii="Cambria Math" w:hAnsi="Cambria Math"/>
                    </w:rPr>
                    <m:rPr/>
                    <m:t>LD</m:t>
                  </m:r>
                </m:e>
                <m:e>
                  <m:r>
                    <w:rPr>
                      <w:rFonts w:ascii="Cambria Math" w:hAnsi="Cambria Math"/>
                    </w:rPr>
                    <m:rPr/>
                    <m:t>l</m:t>
                  </m:r>
                  <m:r>
                    <w:rPr>
                      <w:rFonts w:ascii="Cambria Math" w:hAnsi="Cambria Math"/>
                    </w:rPr>
                    <m:rPr/>
                    <m:t>=</m:t>
                  </m:r>
                  <m:r>
                    <w:rPr>
                      <w:rFonts w:ascii="Cambria Math" w:hAnsi="Cambria Math"/>
                    </w:rPr>
                    <m:rPr/>
                    <m:t>8</m:t>
                  </m:r>
                  <m:r>
                    <w:rPr>
                      <w:rFonts w:ascii="Cambria Math" w:hAnsi="Cambria Math"/>
                    </w:rPr>
                    <m:rPr/>
                    <m:t>,</m:t>
                  </m:r>
                  <m:sSub>
                    <m:sSubPr>
                      <m:ctrlPr/>
                    </m:sSubPr>
                    <m:e>
                      <m:r>
                        <w:rPr>
                          <w:rFonts w:ascii="Cambria Math" w:hAnsi="Cambria Math"/>
                        </w:rPr>
                        <m:rPr/>
                        <m:t>t</m:t>
                      </m:r>
                    </m:e>
                    <m:sub>
                      <m:r>
                        <w:rPr>
                          <w:rFonts w:ascii="Cambria Math" w:hAnsi="Cambria Math"/>
                        </w:rPr>
                        <m:rPr/>
                        <m:t>max</m:t>
                      </m:r>
                    </m:sub>
                  </m:sSub>
                  <m:r>
                    <w:rPr>
                      <w:rFonts w:ascii="Cambria Math" w:hAnsi="Cambria Math"/>
                    </w:rPr>
                    <m:rPr/>
                    <m:t>=</m:t>
                  </m:r>
                  <m:r>
                    <w:rPr>
                      <w:rFonts w:ascii="Cambria Math" w:hAnsi="Cambria Math"/>
                    </w:rPr>
                    <m:rPr/>
                    <m:t>12</m:t>
                  </m:r>
                  <m:r>
                    <w:rPr>
                      <w:rFonts w:ascii="Cambria Math" w:hAnsi="Cambria Math"/>
                    </w:rPr>
                    <m:rPr/>
                    <m:t>under</m:t>
                  </m:r>
                  <m:r>
                    <w:rPr>
                      <w:rFonts w:ascii="Cambria Math" w:hAnsi="Cambria Math"/>
                    </w:rPr>
                    <m:rPr/>
                    <m:t>SD</m:t>
                  </m:r>
                </m:e>
                <m:e>
                  <m:sSub>
                    <m:sSubPr>
                      <m:ctrlPr/>
                    </m:sSubPr>
                    <m:e>
                      <m:r>
                        <w:rPr>
                          <w:rFonts w:ascii="Cambria Math" w:hAnsi="Cambria Math"/>
                        </w:rPr>
                        <m:rPr/>
                        <m:t>I</m:t>
                      </m:r>
                    </m:e>
                    <m:sub>
                      <m:r>
                        <w:rPr>
                          <w:rFonts w:ascii="Cambria Math" w:hAnsi="Cambria Math"/>
                        </w:rPr>
                        <m:rPr/>
                        <m:t>max</m:t>
                      </m:r>
                    </m:sub>
                  </m:sSub>
                  <m:r>
                    <w:rPr>
                      <w:rFonts w:ascii="Cambria Math" w:hAnsi="Cambria Math"/>
                    </w:rPr>
                    <m:rPr/>
                    <m:t>=</m:t>
                  </m:r>
                  <m:r>
                    <w:rPr>
                      <w:rFonts w:ascii="Cambria Math" w:hAnsi="Cambria Math"/>
                    </w:rPr>
                    <m:rPr/>
                    <m:t>1.5</m:t>
                  </m:r>
                  <m:r>
                    <w:rPr>
                      <w:rFonts w:ascii="Cambria Math" w:hAnsi="Cambria Math"/>
                    </w:rPr>
                    <m:rPr/>
                    <m:t>initially</m:t>
                  </m:r>
                </m:e>
                <m:e>
                  <m:sSub>
                    <m:sSubPr>
                      <m:ctrlPr/>
                    </m:sSubPr>
                    <m:e>
                      <m:r>
                        <w:rPr>
                          <w:rFonts w:ascii="Cambria Math" w:hAnsi="Cambria Math"/>
                        </w:rPr>
                        <m:rPr/>
                        <m:t>I</m:t>
                      </m:r>
                    </m:e>
                    <m:sub>
                      <m:r>
                        <w:rPr>
                          <w:rFonts w:ascii="Cambria Math" w:hAnsi="Cambria Math"/>
                        </w:rPr>
                        <m:rPr/>
                        <m:t>max</m:t>
                      </m:r>
                    </m:sub>
                  </m:sSub>
                  <m:r>
                    <w:rPr>
                      <w:rFonts w:ascii="Cambria Math" w:hAnsi="Cambria Math"/>
                    </w:rPr>
                    <m:rPr/>
                    <m:t>=</m:t>
                  </m:r>
                  <m:r>
                    <w:rPr>
                      <w:rFonts w:ascii="Cambria Math" w:hAnsi="Cambria Math"/>
                    </w:rPr>
                    <m:rPr/>
                    <m:t>2.5</m:t>
                  </m:r>
                  <m:r>
                    <w:rPr>
                      <w:rFonts w:ascii="Cambria Math" w:hAnsi="Cambria Math"/>
                    </w:rPr>
                    <m:rPr/>
                    <m:t>at</m:t>
                  </m:r>
                  <m:r>
                    <w:rPr>
                      <w:rFonts w:ascii="Cambria Math" w:hAnsi="Cambria Math"/>
                    </w:rPr>
                    <m:rPr/>
                    <m:t>steady</m:t>
                  </m:r>
                  <m:r>
                    <w:rPr>
                      <w:rFonts w:ascii="Cambria Math" w:hAnsi="Cambria Math"/>
                    </w:rPr>
                    <m:rPr/>
                    <m:t>state</m:t>
                  </m:r>
                </m:e>
              </m:eqArr>
            </m:e>
          </m:d>
        </m:oMath>
      </m:oMathPara>
      <w:r/>
      <w:r/>
    </w:p>
    <w:p>
      <w:pPr>
        <w:pStyle w:val="611"/>
        <w:jc w:val="both"/>
      </w:pPr>
      <w:r/>
      <w:r/>
    </w:p>
    <w:p>
      <w:pPr>
        <w:pStyle w:val="611"/>
        <w:jc w:val="both"/>
      </w:pPr>
      <w:r>
        <w:t xml:space="preserve">Each photochemostat is kept within a wooden case and covered by a completely opaque fabric to ensure that the illumination is only provided by our systems. </w:t>
      </w:r>
      <w:r/>
    </w:p>
    <w:p>
      <w:pPr>
        <w:pStyle w:val="611"/>
        <w:jc w:val="both"/>
      </w:pPr>
      <w:r>
        <w:t xml:space="preserve">Initiall</w:t>
      </w:r>
      <w:r>
        <w:t xml:space="preserve">y after inoculation with the culture from the roux bottle the photochemostats were operated in batch mode for about 3-4 days with incident irradiance set to either LD or SD conditions depending on the experiment with maximal irradiance value fix to 1.5 mE </w:t>
      </w:r>
      <w:r>
        <w:rPr>
          <w:rFonts w:cs="Lohit Devanagari" w:eastAsia="AR PL SungtiL GB"/>
        </w:rPr>
        <w:t xml:space="preserve">m</w:t>
      </w:r>
      <w:r>
        <w:rPr>
          <w:rFonts w:cs="Lohit Devanagari" w:eastAsia="AR PL SungtiL GB"/>
          <w:vertAlign w:val="superscript"/>
        </w:rPr>
        <w:t xml:space="preserve">-2</w:t>
      </w:r>
      <w:r>
        <w:rPr>
          <w:rFonts w:cs="Lohit Devanagari" w:eastAsia="AR PL SungtiL GB"/>
        </w:rPr>
        <w:t xml:space="preserve">s</w:t>
      </w:r>
      <w:r>
        <w:rPr>
          <w:rFonts w:cs="Lohit Devanagari" w:eastAsia="AR PL SungtiL GB"/>
          <w:vertAlign w:val="superscript"/>
        </w:rPr>
        <w:t xml:space="preserve">-1</w:t>
      </w:r>
      <w:r>
        <w:t xml:space="preserve">. The illuminating program was set in each photochemos</w:t>
      </w:r>
      <w:r>
        <w:t xml:space="preserve">tat with a time offset of 12 hours in order to facilitate the collection of samples corresponding to entire day/night cycles in 8 hours approximately, Figure 1A. Subsequently, incident irradiance was progressively increased every day until reaching 2.5 mE </w:t>
      </w:r>
      <w:r>
        <w:rPr>
          <w:rFonts w:cs="Lohit Devanagari" w:eastAsia="AR PL SungtiL GB"/>
        </w:rPr>
        <w:t xml:space="preserve">m</w:t>
      </w:r>
      <w:r>
        <w:rPr>
          <w:rFonts w:cs="Lohit Devanagari" w:eastAsia="AR PL SungtiL GB"/>
          <w:vertAlign w:val="superscript"/>
        </w:rPr>
        <w:t xml:space="preserve">-2</w:t>
      </w:r>
      <w:r>
        <w:rPr>
          <w:rFonts w:cs="Lohit Devanagari" w:eastAsia="AR PL SungtiL GB"/>
        </w:rPr>
        <w:t xml:space="preserve">s</w:t>
      </w:r>
      <w:r>
        <w:rPr>
          <w:rFonts w:cs="Lohit Devanagari" w:eastAsia="AR PL SungtiL GB"/>
          <w:vertAlign w:val="superscript"/>
        </w:rPr>
        <w:t xml:space="preserve">-1</w:t>
      </w:r>
      <w:r>
        <w:t xml:space="preserve">. After approximately one week, the photochemostats were switched to continuous mode with a peristaltic pump adding fresh media continuously to the photochemostats during the light period at a flow rate of 45 mL h</w:t>
      </w:r>
      <w:r>
        <w:rPr>
          <w:vertAlign w:val="superscript"/>
        </w:rPr>
        <w:t xml:space="preserve">-1</w:t>
      </w:r>
      <w:r>
        <w:t xml:space="preserve"> (dilution rate 0.3 d</w:t>
      </w:r>
      <w:r>
        <w:rPr>
          <w:vertAlign w:val="superscript"/>
        </w:rPr>
        <w:t xml:space="preserve">-1</w:t>
      </w:r>
      <w:r>
        <w:t xml:space="preserve">).  Excess culture was removed at the same rate by the overflow in order to keep a constant volume. Once the culture reached stationary phase entrainment under LD or SD conditions was maintained up to four weeks before sample collection. </w:t>
      </w:r>
      <w:r/>
    </w:p>
    <w:p>
      <w:pPr>
        <w:pStyle w:val="611"/>
        <w:jc w:val="both"/>
        <w:rPr>
          <w:rFonts w:ascii="Times New Roman" w:hAnsi="Times New Roman"/>
        </w:rPr>
      </w:pPr>
      <w:r/>
      <w:r/>
    </w:p>
    <w:p>
      <w:pPr>
        <w:pStyle w:val="611"/>
        <w:jc w:val="both"/>
        <w:rPr>
          <w:b/>
          <w:bCs/>
        </w:rPr>
      </w:pPr>
      <w:r>
        <w:rPr>
          <w:b/>
          <w:bCs/>
        </w:rPr>
        <w:t xml:space="preserve">Sample Collection, RNA Extraction and Purification</w:t>
      </w:r>
      <w:r/>
    </w:p>
    <w:p>
      <w:pPr>
        <w:pStyle w:val="611"/>
        <w:jc w:val="both"/>
      </w:pPr>
      <w:r>
        <w:t xml:space="preserve">For each time point 50 mL of culture were collected for RNA extraction. Cells were pelleted by centrifugation (4 min, 5000 RCF, 4ºC). The supernant was discarded and the pel</w:t>
      </w:r>
      <w:r>
        <w:t xml:space="preserve">leted cells were quickly resuspended in Phosphate-buffered saline solution and pelleted again by centrifugation (1 min, 5000 RCF, 4ºC). After removal of the supernatant, pelleted cells were immediately flash frozen in liquid nitrogen and stored at -80ºC.  </w:t>
      </w:r>
      <w:r/>
    </w:p>
    <w:p>
      <w:pPr>
        <w:pStyle w:val="611"/>
        <w:jc w:val="both"/>
      </w:pPr>
      <w:r>
        <w:t xml:space="preserve">Further RNA purification was perfor</w:t>
      </w:r>
      <w:r>
        <w:t xml:space="preserve">med using the Isolate II RNA Plant Kit (Bioline). Washing, DNase treatment and elution were carried out following the manufacturer instructions. The eluted RNA concentration and integrity were measured using a bioanalyzer 2100 (Agilent RNA 6000 Nano Kit). </w:t>
      </w:r>
      <w:r/>
    </w:p>
    <w:p>
      <w:pPr>
        <w:pStyle w:val="611"/>
        <w:jc w:val="both"/>
        <w:rPr>
          <w:rFonts w:ascii="Times New Roman" w:hAnsi="Times New Roman"/>
        </w:rPr>
      </w:pPr>
      <w:r/>
      <w:r/>
    </w:p>
    <w:p>
      <w:pPr>
        <w:pStyle w:val="611"/>
        <w:jc w:val="both"/>
        <w:rPr>
          <w:b/>
          <w:bCs/>
        </w:rPr>
      </w:pPr>
      <w:r>
        <w:rPr>
          <w:b/>
          <w:bCs/>
        </w:rPr>
        <w:t xml:space="preserve">RNA-seq data analysis</w:t>
      </w:r>
      <w:r/>
    </w:p>
    <w:p>
      <w:pPr>
        <w:pStyle w:val="611"/>
        <w:jc w:val="both"/>
      </w:pPr>
      <w:r>
        <w:t xml:space="preserve">Library preparation was carried out following the manufacturer </w:t>
      </w:r>
      <w:r>
        <w:t xml:space="preserve">instructions and sequencing was performed on the Illumina NextSeq500 sequencer. Approximately 10 million 75nt long single end reads were generated for each sample. The high quality of the sequencing data was assessed using the software package FASTQC. The </w:t>
      </w:r>
      <w:r>
        <w:rPr>
          <w:i/>
          <w:iCs/>
        </w:rPr>
        <w:t xml:space="preserve">Ostreococcus tauri</w:t>
      </w:r>
      <w:r>
        <w:t xml:space="preserve"> genome sequence and annotation v3.0 (</w:t>
      </w:r>
      <w:hyperlink r:id="rId15" w:tooltip="https://mycocosm.jgi.doe.gov/Ostta4221_3/Ostta4221_3.home.html" w:history="1">
        <w:r>
          <w:rPr>
            <w:rStyle w:val="613"/>
          </w:rPr>
          <w:t xml:space="preserve">https://mycocosm.jgi.doe.gov/Ostta4221_3/Ostta4221_3.home.html</w:t>
        </w:r>
      </w:hyperlink>
      <w:r>
        <w:t xml:space="preserve">) were used as reference genome (Blanc-Mathieu et al., 2014). Reads were mapped to this reference genome with HISAT2 (Kim et al., 2019). Transcript assembly and gene expression estimation measured as FPKM (fragments per kilobase of exon and million</w:t>
      </w:r>
      <w:r>
        <w:t xml:space="preserve"> of mapped reads) were performed using StringTie (Kovaka et al., 2019) and the bioconductor R package ballgown (Frazee et al., 2015). Principal components analysis and hierarchical clustering were performed using the R package FactoMineR (Lê et al., 2008).</w:t>
      </w:r>
      <w:r/>
    </w:p>
    <w:p>
      <w:pPr>
        <w:pStyle w:val="611"/>
        <w:jc w:val="both"/>
        <w:rPr>
          <w:rFonts w:ascii="Times New Roman" w:hAnsi="Times New Roman"/>
        </w:rPr>
      </w:pPr>
      <w:r/>
      <w:r/>
    </w:p>
    <w:p>
      <w:pPr>
        <w:pStyle w:val="611"/>
        <w:jc w:val="both"/>
        <w:rPr>
          <w:b/>
          <w:bCs/>
        </w:rPr>
      </w:pPr>
      <w:r>
        <w:rPr>
          <w:b/>
          <w:bCs/>
        </w:rPr>
        <w:t xml:space="preserve">Identification of genes exhibiting rhythmic expression patterns</w:t>
      </w:r>
      <w:r/>
    </w:p>
    <w:p>
      <w:pPr>
        <w:pStyle w:val="611"/>
        <w:jc w:val="both"/>
      </w:pPr>
      <w:r>
        <w:rPr>
          <w:b w:val="false"/>
          <w:bCs w:val="false"/>
        </w:rPr>
        <w:t xml:space="preserve">The bioconductor R package RAIN (</w:t>
      </w:r>
      <w:r>
        <w:t xml:space="preserve">Rhythmicity Analysis Incorporating Non-parametric Methods</w:t>
      </w:r>
      <w:r>
        <w:rPr>
          <w:b w:val="false"/>
          <w:bCs w:val="false"/>
        </w:rPr>
        <w:t xml:space="preserve">) (Thaben and Westermark, 2014) was used to identify genes exhibiting rhythmic express</w:t>
      </w:r>
      <w:r>
        <w:rPr>
          <w:b w:val="false"/>
          <w:bCs w:val="false"/>
        </w:rPr>
        <w:t xml:space="preserve">ion patterns. A p-value threshold equal to 0.05 was used in all the cases under study. Simple rhythmic expression patterns with a single peak over a diurnal cycle were identified by setting the period parameter to 24 hours. More complex rhythmic expression</w:t>
      </w:r>
      <w:r>
        <w:rPr>
          <w:b w:val="false"/>
          <w:bCs w:val="false"/>
        </w:rPr>
        <w:t xml:space="preserve"> patterns exhibiting two or three peaks over a diurnal cycle were identified by setting the period parameter to 12 and 8 hours respectively. Three complete diurnal cycles were used to determine rhythmic genes under LD, ND and SD conditions. In order to det</w:t>
      </w:r>
      <w:r>
        <w:rPr>
          <w:b w:val="false"/>
          <w:bCs w:val="false"/>
        </w:rPr>
        <w:t xml:space="preserve">ect circadian genes in LD and SD conditions the two last days of alternating light/dark periods and the two days under continuous light were considered in order to ensure a similar pattern was maintained in both light regimes and to prevent a bias towards </w:t>
      </w:r>
      <w:r>
        <w:rPr>
          <w:rFonts w:cs="Lohit Devanagari" w:eastAsia="AR PL SungtiL GB"/>
          <w:b w:val="false"/>
          <w:bCs w:val="false"/>
          <w:color w:val="auto"/>
          <w:sz w:val="24"/>
          <w:szCs w:val="24"/>
          <w:lang w:val="en-US" w:bidi="hi-IN" w:eastAsia="zh-CN"/>
        </w:rPr>
        <w:t xml:space="preserve">any of the two conditions</w:t>
      </w:r>
      <w:r>
        <w:rPr>
          <w:b w:val="false"/>
          <w:bCs w:val="false"/>
        </w:rPr>
        <w:t xml:space="preserve">.  </w:t>
      </w:r>
      <w:r/>
    </w:p>
    <w:p>
      <w:pPr>
        <w:pStyle w:val="611"/>
        <w:jc w:val="both"/>
      </w:pPr>
      <w:r>
        <w:rPr>
          <w:b w:val="false"/>
          <w:bCs w:val="false"/>
        </w:rPr>
        <w:t xml:space="preserve">The significant difference between the maximum expression level in rhythmic and non rhythmic genes was performed using the Mann-Whitney-Wilcoxon non parametric test implemented in the R function wilcox.test.  </w:t>
      </w:r>
      <w:r/>
    </w:p>
    <w:p>
      <w:pPr>
        <w:pStyle w:val="611"/>
        <w:jc w:val="both"/>
        <w:rPr>
          <w:b w:val="false"/>
          <w:bCs w:val="false"/>
        </w:rPr>
      </w:pPr>
      <w:r>
        <w:rPr>
          <w:b w:val="false"/>
          <w:bCs w:val="false"/>
        </w:rPr>
      </w:r>
      <w:r/>
    </w:p>
    <w:p>
      <w:pPr>
        <w:pStyle w:val="611"/>
        <w:jc w:val="both"/>
        <w:rPr>
          <w:b/>
          <w:bCs/>
        </w:rPr>
      </w:pPr>
      <w:r>
        <w:rPr>
          <w:b/>
          <w:bCs/>
        </w:rPr>
        <w:t xml:space="preserve">Statistical comparison between different rhythmic expression patterns</w:t>
      </w:r>
      <w:r/>
    </w:p>
    <w:p>
      <w:pPr>
        <w:pStyle w:val="611"/>
        <w:jc w:val="both"/>
        <w:rPr>
          <w:b w:val="false"/>
          <w:bCs w:val="false"/>
        </w:rPr>
      </w:pPr>
      <w:r>
        <w:rPr>
          <w:b w:val="false"/>
          <w:bCs w:val="false"/>
        </w:rPr>
        <w:t xml:space="preserve">Rhythmic gene expression profiles identified previously using RAIN were fitted to a co</w:t>
      </w:r>
      <w:r>
        <w:rPr>
          <w:b w:val="false"/>
          <w:bCs w:val="false"/>
        </w:rPr>
        <w:t xml:space="preserve">sinusoidal curve in order to be characterized according to three widely used parameters. Namely, mesor or the mean expression level of a gene around which its rhythmic expression profile oscillates; amplitude or half the difference between the highest and </w:t>
      </w:r>
      <w:r>
        <w:rPr>
          <w:rFonts w:cs="Lohit Devanagari" w:eastAsia="AR PL SungtiL GB"/>
          <w:b w:val="false"/>
          <w:bCs w:val="false"/>
          <w:color w:val="auto"/>
          <w:sz w:val="24"/>
          <w:szCs w:val="24"/>
          <w:lang w:val="en-US" w:bidi="hi-IN" w:eastAsia="zh-CN"/>
        </w:rPr>
        <w:t xml:space="preserve">lowest expression level</w:t>
      </w:r>
      <w:r>
        <w:rPr>
          <w:b w:val="false"/>
          <w:bCs w:val="false"/>
        </w:rPr>
        <w:t xml:space="preserve"> of a gene; and phase or time point at which a rhythmic gene r</w:t>
      </w:r>
      <w:r>
        <w:rPr>
          <w:b w:val="false"/>
          <w:bCs w:val="false"/>
        </w:rPr>
        <w:t xml:space="preserve">eaches its highest expression value. The statistical significance of the differences in mesor, amplitude and phase between different groups of rhythmic gene expression patterns was performed using the R package CircaCompare (Parsons et al., 2020). A p-valu</w:t>
      </w:r>
      <w:r>
        <w:rPr>
          <w:b w:val="false"/>
          <w:bCs w:val="false"/>
        </w:rPr>
        <w:t xml:space="preserve">e threshold of 0.05 was used to determine statistically differences. The significance of the global differences in the three rhythmic parameters was performed using the Mann-Whitney-Wilcoxon non parametric test implemented in the R function wilcox.test.   </w:t>
      </w:r>
      <w:r/>
    </w:p>
    <w:p>
      <w:pPr>
        <w:pStyle w:val="611"/>
        <w:jc w:val="both"/>
        <w:rPr>
          <w:b w:val="false"/>
          <w:bCs w:val="false"/>
        </w:rPr>
      </w:pPr>
      <w:r>
        <w:rPr>
          <w:b w:val="false"/>
          <w:bCs w:val="false"/>
        </w:rPr>
      </w:r>
      <w:r/>
    </w:p>
    <w:p>
      <w:pPr>
        <w:pStyle w:val="611"/>
        <w:jc w:val="both"/>
        <w:rPr>
          <w:b/>
          <w:bCs/>
        </w:rPr>
      </w:pPr>
      <w:r>
        <w:rPr>
          <w:b/>
          <w:bCs/>
        </w:rPr>
        <w:t xml:space="preserve">Functional Annotation of Gene Clusters</w:t>
      </w:r>
      <w:r/>
    </w:p>
    <w:p>
      <w:pPr>
        <w:pStyle w:val="611"/>
        <w:jc w:val="both"/>
        <w:rPr>
          <w:rFonts w:ascii="Times New Roman" w:hAnsi="Times New Roman"/>
        </w:rPr>
      </w:pPr>
      <w:r/>
      <w:r/>
    </w:p>
    <w:p>
      <w:pPr>
        <w:pStyle w:val="611"/>
        <w:jc w:val="both"/>
        <w:rPr>
          <w:b/>
          <w:bCs/>
        </w:rPr>
      </w:pPr>
      <w:r>
        <w:rPr>
          <w:b/>
          <w:bCs/>
        </w:rPr>
        <w:t xml:space="preserve">Data and Code Availability</w:t>
      </w:r>
      <w:r/>
    </w:p>
    <w:p>
      <w:pPr>
        <w:pStyle w:val="611"/>
        <w:jc w:val="both"/>
      </w:pPr>
      <w:r>
        <w:t xml:space="preserve">RNA-seq data generated in this study is freely available from the Gene Expression Omnibus (GEO) database under the accession number GSE155535. Previously publis</w:t>
      </w:r>
      <w:r>
        <w:t xml:space="preserve">hed microarray data analyzed in this study is also available from the GEO database under the accession number GSE16422. The data analysis code developed using the statistical programming language R is freely available from the following GitHub repository: </w:t>
      </w:r>
      <w:hyperlink r:id="rId16" w:tooltip="https://github.com/fran-romero-campero/SANDAL" w:history="1">
        <w:r>
          <w:rPr>
            <w:rStyle w:val="613"/>
          </w:rPr>
          <w:t xml:space="preserve">https://github.com/fran-romero-campero/SANDAL</w:t>
        </w:r>
      </w:hyperlink>
      <w:r>
        <w:t xml:space="preserve">.</w:t>
        <w:tab/>
      </w:r>
      <w:r/>
    </w:p>
    <w:p>
      <w:pPr>
        <w:pStyle w:val="611"/>
        <w:jc w:val="both"/>
        <w:rPr>
          <w:b/>
          <w:bCs/>
        </w:rPr>
      </w:pPr>
      <w:r>
        <w:rPr>
          <w:b/>
          <w:bCs/>
        </w:rPr>
      </w:r>
      <w:r/>
    </w:p>
    <w:p>
      <w:pPr>
        <w:pStyle w:val="611"/>
        <w:jc w:val="both"/>
        <w:rPr>
          <w:b/>
          <w:bCs/>
        </w:rPr>
      </w:pPr>
      <w:r>
        <w:rPr>
          <w:b/>
          <w:bCs/>
        </w:rPr>
        <w:t xml:space="preserve">AUTHORS CONTRIBUTION</w:t>
      </w:r>
      <w:r/>
    </w:p>
    <w:p>
      <w:pPr>
        <w:pStyle w:val="611"/>
        <w:jc w:val="both"/>
        <w:rPr>
          <w:rFonts w:ascii="Times New Roman" w:hAnsi="Times New Roman"/>
        </w:rPr>
      </w:pPr>
      <w:r/>
      <w:r/>
    </w:p>
    <w:p>
      <w:pPr>
        <w:pStyle w:val="611"/>
        <w:jc w:val="both"/>
        <w:rPr>
          <w:b/>
          <w:bCs/>
        </w:rPr>
      </w:pPr>
      <w:r>
        <w:rPr>
          <w:b/>
          <w:bCs/>
        </w:rPr>
        <w:t xml:space="preserve">ACKNOWLEDGMENTS</w:t>
      </w:r>
      <w:r/>
    </w:p>
    <w:p>
      <w:pPr>
        <w:pStyle w:val="611"/>
        <w:jc w:val="both"/>
        <w:rPr>
          <w:rFonts w:ascii="Times New Roman" w:hAnsi="Times New Roman"/>
        </w:rPr>
      </w:pPr>
      <w:r/>
      <w:r/>
    </w:p>
    <w:p>
      <w:pPr>
        <w:pStyle w:val="611"/>
        <w:jc w:val="both"/>
        <w:rPr>
          <w:b/>
          <w:bCs/>
        </w:rPr>
      </w:pPr>
      <w:r>
        <w:rPr>
          <w:b/>
          <w:bCs/>
        </w:rPr>
        <w:t xml:space="preserve">REFERENCES</w:t>
      </w:r>
      <w:r/>
    </w:p>
    <w:p>
      <w:pPr>
        <w:pStyle w:val="611"/>
        <w:jc w:val="both"/>
        <w:rPr>
          <w:rFonts w:ascii="Times New Roman" w:hAnsi="Times New Roman"/>
        </w:rPr>
      </w:pPr>
      <w:r/>
      <w:r/>
    </w:p>
    <w:p>
      <w:pPr>
        <w:pStyle w:val="611"/>
        <w:jc w:val="both"/>
      </w:pPr>
      <w:r>
        <w:rPr>
          <w:b/>
          <w:bCs/>
        </w:rPr>
        <w:t xml:space="preserve">Blanc-Mathieu, R., et al.</w:t>
      </w:r>
      <w:r>
        <w:t xml:space="preserve"> (2014) An improved genome of the model marine alga Ostreococcus tauri unfolds by assessing Illumina de novo assemblies. BMC Genomics </w:t>
      </w:r>
      <w:r>
        <w:rPr>
          <w:b/>
          <w:bCs/>
        </w:rPr>
        <w:t xml:space="preserve">15:</w:t>
      </w:r>
      <w:r>
        <w:t xml:space="preserve"> 1103. </w:t>
      </w:r>
      <w:r/>
    </w:p>
    <w:p>
      <w:pPr>
        <w:pStyle w:val="611"/>
        <w:jc w:val="both"/>
      </w:pPr>
      <w:r>
        <w:rPr>
          <w:b/>
          <w:bCs/>
        </w:rPr>
        <w:t xml:space="preserve">Frazee, A.C., Pertea, G., Jaffe, A.E., Langmead, B., Salzberg, S.L., and Leek, J.T.</w:t>
      </w:r>
      <w:r>
        <w:t xml:space="preserve"> (2015) Ballgown bridges the gap between transcriptome assembly and expression analysis. Nat. Biotechnol. </w:t>
      </w:r>
      <w:r>
        <w:rPr>
          <w:b/>
          <w:bCs/>
        </w:rPr>
        <w:t xml:space="preserve">33:</w:t>
      </w:r>
      <w:r>
        <w:t xml:space="preserve"> 243–246.</w:t>
      </w:r>
      <w:r/>
    </w:p>
    <w:p>
      <w:pPr>
        <w:pStyle w:val="611"/>
        <w:jc w:val="both"/>
      </w:pPr>
      <w:r>
        <w:rPr>
          <w:b/>
          <w:bCs/>
        </w:rPr>
        <w:t xml:space="preserve">Kim, D., Paggi, J.M., Park, C., Bennett, C., and Salzberg, S.L.</w:t>
      </w:r>
      <w:r>
        <w:t xml:space="preserve"> (2019) Graph-based genome alignment and genotyping with HISAT2 and HISAT-genotype. Nat. Biotechnol. </w:t>
      </w:r>
      <w:r>
        <w:rPr>
          <w:b/>
          <w:bCs/>
        </w:rPr>
        <w:t xml:space="preserve">37:</w:t>
      </w:r>
      <w:r>
        <w:t xml:space="preserve"> 907–915.</w:t>
      </w:r>
      <w:r/>
    </w:p>
    <w:p>
      <w:pPr>
        <w:pStyle w:val="611"/>
        <w:jc w:val="both"/>
      </w:pPr>
      <w:r>
        <w:rPr>
          <w:b/>
          <w:bCs/>
        </w:rPr>
        <w:t xml:space="preserve">Kovaka, S., Zimin, A.V., Pertea, G.M., Razaghi, R., Salzberg, S.L., and Pertea, M.</w:t>
      </w:r>
      <w:r>
        <w:t xml:space="preserve"> (2019) Transcriptome assembly from long-read RNA-seq alignments with StringTie2. Genome Biol. </w:t>
      </w:r>
      <w:r>
        <w:rPr>
          <w:b/>
          <w:bCs/>
        </w:rPr>
        <w:t xml:space="preserve">20:</w:t>
      </w:r>
      <w:r>
        <w:t xml:space="preserve"> 278.</w:t>
      </w:r>
      <w:r/>
    </w:p>
    <w:p>
      <w:pPr>
        <w:pStyle w:val="611"/>
        <w:jc w:val="both"/>
      </w:pPr>
      <w:r>
        <w:rPr>
          <w:b/>
          <w:bCs/>
        </w:rPr>
        <w:t xml:space="preserve">Laloum, D., Robinson-Rechavi, M. </w:t>
      </w:r>
      <w:r>
        <w:rPr>
          <w:b w:val="false"/>
          <w:bCs w:val="false"/>
        </w:rPr>
        <w:t xml:space="preserve">(2020) Methods detecting rhythmic gene expression are biologically relevant only for strong signal. PLoS Comput. Biol. </w:t>
      </w:r>
      <w:r>
        <w:rPr>
          <w:b/>
          <w:bCs/>
        </w:rPr>
        <w:t xml:space="preserve">16:</w:t>
      </w:r>
      <w:r>
        <w:rPr>
          <w:b w:val="false"/>
          <w:bCs w:val="false"/>
        </w:rPr>
        <w:t xml:space="preserve"> e1007666.</w:t>
      </w:r>
      <w:r/>
    </w:p>
    <w:p>
      <w:pPr>
        <w:pStyle w:val="611"/>
        <w:jc w:val="both"/>
      </w:pPr>
      <w:r>
        <w:rPr>
          <w:b/>
          <w:bCs/>
        </w:rPr>
        <w:t xml:space="preserve">Lê, S., Josse, J., and Husson, F.</w:t>
      </w:r>
      <w:r>
        <w:t xml:space="preserve"> (2008) FactoMineR: an R package for multivariate analysis. J. Stat. Softw. </w:t>
      </w:r>
      <w:r>
        <w:rPr>
          <w:b/>
          <w:bCs/>
        </w:rPr>
        <w:t xml:space="preserve">25:</w:t>
      </w:r>
      <w:r>
        <w:t xml:space="preserve"> 1–18.</w:t>
      </w:r>
      <w:r/>
    </w:p>
    <w:p>
      <w:pPr>
        <w:pStyle w:val="611"/>
        <w:jc w:val="both"/>
      </w:pPr>
      <w:r>
        <w:rPr>
          <w:b/>
          <w:bCs/>
        </w:rPr>
        <w:t xml:space="preserve">Monnier, A., Liverani, S., Bouvet, R., Jesson, B., Smith, J.Q., Mosser, J., Corellou, F., and Bouget, F.</w:t>
      </w:r>
      <w:r>
        <w:t xml:space="preserve"> (2010) Orchestrated transcription of biological processes in the marine picoeukaryote Ostreococcus exposed to light/dark cycles. BMC Genomics </w:t>
      </w:r>
      <w:r>
        <w:rPr>
          <w:b/>
          <w:bCs/>
        </w:rPr>
        <w:t xml:space="preserve">11:</w:t>
      </w:r>
      <w:r>
        <w:t xml:space="preserve"> 192.</w:t>
      </w:r>
      <w:r/>
    </w:p>
    <w:p>
      <w:pPr>
        <w:pStyle w:val="611"/>
        <w:jc w:val="both"/>
      </w:pPr>
      <w:r>
        <w:rPr>
          <w:b/>
          <w:bCs/>
        </w:rPr>
        <w:t xml:space="preserve">Palenik, B., et al.</w:t>
      </w:r>
      <w:r>
        <w:t xml:space="preserve"> (2007) The tiny eukaryote Ostreococcus provides genomic insights into the paradox of plankton speciation. Proc. Natl. Acad. Sci. USA </w:t>
      </w:r>
      <w:r>
        <w:rPr>
          <w:b/>
          <w:bCs/>
        </w:rPr>
        <w:t xml:space="preserve">104:</w:t>
      </w:r>
      <w:r>
        <w:t xml:space="preserve"> 7705–7710. </w:t>
      </w:r>
      <w:r/>
    </w:p>
    <w:p>
      <w:pPr>
        <w:pStyle w:val="611"/>
        <w:jc w:val="both"/>
      </w:pPr>
      <w:r>
        <w:rPr>
          <w:b/>
          <w:bCs/>
        </w:rPr>
        <w:t xml:space="preserve">Parsons, R., Parsons, R., Garner, N., Oster, H., and Rawashdeh, O.</w:t>
      </w:r>
      <w:r>
        <w:t xml:space="preserve"> (2020) CircaCompare: a method to estimate and statistically support differences in mesor, amplitude and phase, between circadian rhythms. Bioinformatics </w:t>
      </w:r>
      <w:r>
        <w:rPr>
          <w:b/>
          <w:bCs/>
        </w:rPr>
        <w:t xml:space="preserve">36</w:t>
      </w:r>
      <w:r>
        <w:t xml:space="preserve">: 1208–1212.  </w:t>
      </w:r>
      <w:r/>
    </w:p>
    <w:p>
      <w:pPr>
        <w:pStyle w:val="611"/>
        <w:jc w:val="both"/>
      </w:pPr>
      <w:r>
        <w:rPr>
          <w:b/>
          <w:bCs/>
        </w:rPr>
        <w:t xml:space="preserve">Thaben, P.F., Westermark, P.O.</w:t>
      </w:r>
      <w:r>
        <w:t xml:space="preserve"> (2014) Detecting rhythms in time series with RAIN, J. Biol. Rhythms </w:t>
      </w:r>
      <w:r>
        <w:rPr>
          <w:b/>
          <w:bCs/>
        </w:rPr>
        <w:t xml:space="preserve">29</w:t>
      </w:r>
      <w:r>
        <w:t xml:space="preserve">: 391–400.</w:t>
      </w:r>
      <w:r/>
    </w:p>
    <w:p>
      <w:pPr>
        <w:pStyle w:val="611"/>
        <w:jc w:val="both"/>
      </w:pPr>
      <w:r>
        <w:rPr>
          <w:b/>
          <w:bCs/>
        </w:rPr>
        <w:t xml:space="preserve">Zones, J.M.,  Blaby, I.K., Merchant, S.S., and Umen, J.G.</w:t>
      </w:r>
      <w:r>
        <w:t xml:space="preserve"> (2015) High-resolution profiling of a synchronized diurnal transcriptome from Chlamydomonas reinhardtii reveals continuous cell and metabolic differentiation. Plant Cell </w:t>
      </w:r>
      <w:r>
        <w:rPr>
          <w:b/>
          <w:bCs/>
        </w:rPr>
        <w:t xml:space="preserve">27</w:t>
      </w:r>
      <w:r>
        <w:t xml:space="preserve">:2743 –2769.</w:t>
      </w:r>
      <w:r/>
    </w:p>
    <w:p>
      <w:pPr>
        <w:pStyle w:val="611"/>
        <w:jc w:val="both"/>
      </w:pPr>
      <w:r/>
      <w:r/>
    </w:p>
    <w:p>
      <w:pPr>
        <w:pStyle w:val="611"/>
        <w:jc w:val="both"/>
        <w:rPr>
          <w:rFonts w:ascii="Times New Roman" w:hAnsi="Times New Roman"/>
        </w:rPr>
      </w:pPr>
      <w:r>
        <w:t xml:space="preserve"> </w:t>
      </w:r>
      <w:r/>
    </w:p>
    <w:p>
      <w:pPr>
        <w:pStyle w:val="611"/>
        <w:jc w:val="both"/>
        <w:rPr>
          <w:b/>
          <w:bCs/>
        </w:rPr>
      </w:pPr>
      <w:r>
        <w:rPr>
          <w:b/>
          <w:bCs/>
        </w:rPr>
        <w:t xml:space="preserve">FIGURE LEGENDS</w:t>
      </w:r>
      <w:r/>
    </w:p>
    <w:p>
      <w:pPr>
        <w:pStyle w:val="611"/>
        <w:jc w:val="both"/>
      </w:pPr>
      <w:r>
        <w:rPr>
          <w:b/>
          <w:bCs/>
        </w:rPr>
        <w:t xml:space="preserve">Figure 1.</w:t>
      </w:r>
      <w:r>
        <w:t xml:space="preserve"> Experimental design and circadian synchronization in our cell cultures. </w:t>
      </w:r>
      <w:r/>
    </w:p>
    <w:p>
      <w:pPr>
        <w:pStyle w:val="611"/>
        <w:jc w:val="both"/>
      </w:pPr>
      <w:r>
        <w:rPr>
          <w:b/>
          <w:bCs/>
        </w:rPr>
        <w:t xml:space="preserve">(A)</w:t>
      </w:r>
      <w:r>
        <w:t xml:space="preserve"> Left in blue the experimental design for long day (LD) conditions (16 h light: 8 h dark). Two different photochemostats were used with a time offset o</w:t>
      </w:r>
      <w:r>
        <w:t xml:space="preserve">f 12 hours in their illumination program.  Samples at ZT0/ZT12, ZT4/ZT16 and ZT8/ZT20 were collected simultaneously from photochemostat 1 and 2 respectively. Similarly, right in red the short day (SD) conditions (8 h light: 16 h dark) experimental design. </w:t>
      </w:r>
      <w:r>
        <w:rPr>
          <w:b/>
          <w:bCs/>
        </w:rPr>
        <w:t xml:space="preserve">(B)</w:t>
      </w:r>
      <w:r>
        <w:t xml:space="preserve"> Hierarchical </w:t>
      </w:r>
      <w:r>
        <w:t xml:space="preserve">clustering of the different time point transcriptomes under LD and SD conditions. Three clusters are identified: Midday (LD ZT4, SD ZT4 and LD ZT8), Dusk (SD ZT8, LD ZT16 and LD ZT12) and Night/Dawn (LD ZT0, LD ZT20, SD ZT12, SD ZT16, SD ZT20 and SD ZT0). </w:t>
      </w:r>
      <w:r>
        <w:rPr>
          <w:b/>
          <w:bCs/>
        </w:rPr>
        <w:t xml:space="preserve">(C)</w:t>
      </w:r>
      <w:r>
        <w:t xml:space="preserve"> Principal Components Analysis of the different time point transcriptomes under LD conditions. The transcriptomes corresponding to the same time points from the three different days cluster together constitute a global structure resembling a circle. </w:t>
      </w:r>
      <w:r>
        <w:rPr>
          <w:b/>
          <w:bCs/>
        </w:rPr>
        <w:t xml:space="preserve">(D) </w:t>
      </w:r>
      <w:r>
        <w:rPr>
          <w:b w:val="false"/>
          <w:bCs w:val="false"/>
        </w:rPr>
        <w:t xml:space="preserve">Principal Components Analysis of the different time point transcriptomes under SD conditions. More variability is observed and a global structure resembling an ellipse is apparent. </w:t>
      </w:r>
      <w:r/>
    </w:p>
    <w:p>
      <w:pPr>
        <w:pStyle w:val="611"/>
        <w:jc w:val="both"/>
        <w:rPr>
          <w:b/>
          <w:bCs/>
        </w:rPr>
      </w:pPr>
      <w:r>
        <w:rPr>
          <w:b/>
          <w:bCs/>
        </w:rPr>
      </w:r>
      <w:r/>
    </w:p>
    <w:p>
      <w:pPr>
        <w:pStyle w:val="611"/>
        <w:jc w:val="both"/>
        <w:rPr>
          <w:b/>
          <w:bCs/>
        </w:rPr>
      </w:pPr>
      <w:r>
        <w:rPr>
          <w:b/>
          <w:bCs/>
        </w:rPr>
        <w:t xml:space="preserve">Figure 2. </w:t>
      </w:r>
      <w:r>
        <w:rPr>
          <w:b w:val="false"/>
          <w:bCs w:val="false"/>
        </w:rPr>
        <w:t xml:space="preserve">Identification of genes exhibiting diurnal rhythmic expression patterns under distinct  photoperiods corresponding to different seasons. </w:t>
      </w:r>
      <w:r>
        <w:rPr>
          <w:b/>
          <w:bCs/>
        </w:rPr>
        <w:t xml:space="preserve"> (A) </w:t>
      </w:r>
      <w:r>
        <w:rPr>
          <w:b w:val="false"/>
          <w:bCs w:val="false"/>
        </w:rPr>
        <w:t xml:space="preserve">Number of rhythmic genes with a single or two peaks in a day and non rhythmic genes depending on the photoperiod. </w:t>
      </w:r>
      <w:r>
        <w:rPr>
          <w:b/>
          <w:bCs/>
        </w:rPr>
        <w:t xml:space="preserve">(B)</w:t>
      </w:r>
      <w:r>
        <w:rPr>
          <w:b w:val="false"/>
          <w:bCs w:val="false"/>
        </w:rPr>
        <w:t xml:space="preserve"> Comparison between rhythmic genes under different photoperiods. </w:t>
      </w:r>
      <w:r>
        <w:rPr>
          <w:b/>
          <w:bCs/>
        </w:rPr>
        <w:t xml:space="preserve">(C)</w:t>
      </w:r>
      <w:r>
        <w:rPr>
          <w:b w:val="false"/>
          <w:bCs w:val="false"/>
        </w:rPr>
        <w:t xml:space="preserve"> Highest expression value of rhythmic and non rhythmic genes under LD and SD conditions. </w:t>
      </w:r>
      <w:r>
        <w:rPr>
          <w:b/>
          <w:bCs/>
        </w:rPr>
        <w:t xml:space="preserve">(D)</w:t>
      </w:r>
      <w:r>
        <w:rPr>
          <w:b w:val="false"/>
          <w:bCs w:val="false"/>
        </w:rPr>
        <w:t xml:space="preserve"> Number of rhythmic genes exclusively under LD conditions and under both LD and LL conditions. </w:t>
      </w:r>
      <w:r>
        <w:rPr>
          <w:b/>
          <w:bCs/>
        </w:rPr>
        <w:t xml:space="preserve">(E)</w:t>
      </w:r>
      <w:r>
        <w:rPr>
          <w:b w:val="false"/>
          <w:bCs w:val="false"/>
        </w:rPr>
        <w:t xml:space="preserve"> Top an example of rhythmic gene under LD conditions losing rhythmicity under LL conditions. Bottom an example of rhythmic genes under LD conditions maintaining rhythmicity under LL conditions. </w:t>
      </w:r>
      <w:r>
        <w:rPr>
          <w:b/>
          <w:bCs/>
        </w:rPr>
        <w:t xml:space="preserve">(F)</w:t>
      </w:r>
      <w:r>
        <w:rPr>
          <w:b w:val="false"/>
          <w:bCs w:val="false"/>
        </w:rPr>
        <w:t xml:space="preserve"> Effect over the amplitude and mesor of rhythmic gene expression in LD when transferred to LL conditions. </w:t>
      </w:r>
      <w:r>
        <w:rPr>
          <w:b/>
          <w:bCs/>
        </w:rPr>
        <w:t xml:space="preserve">(G)</w:t>
      </w:r>
      <w:r>
        <w:rPr>
          <w:b w:val="false"/>
          <w:bCs w:val="false"/>
        </w:rPr>
        <w:t xml:space="preserve"> Number of rhythmic genes exclusively under SD conditions and under both SD and LL conditions. </w:t>
      </w:r>
      <w:r>
        <w:rPr>
          <w:b/>
          <w:bCs/>
        </w:rPr>
        <w:t xml:space="preserve">(H)</w:t>
      </w:r>
      <w:r>
        <w:rPr>
          <w:b w:val="false"/>
          <w:bCs w:val="false"/>
        </w:rPr>
        <w:t xml:space="preserve"> Top an example of rhythmic gene under SD conditions losing rhythmicity under LL conditions. Bottom an example of rhythmic genes under SD conditions maintaining rhythmicity under LL conditions. </w:t>
      </w:r>
      <w:r>
        <w:rPr>
          <w:b/>
          <w:bCs/>
        </w:rPr>
        <w:t xml:space="preserve">(F)</w:t>
      </w:r>
      <w:r>
        <w:rPr>
          <w:b w:val="false"/>
          <w:bCs w:val="false"/>
        </w:rPr>
        <w:t xml:space="preserve"> Effect over the amplitude and mesor of rhythmic gene expression in SD when transferred  to LL conditions.    </w:t>
      </w:r>
      <w:r/>
    </w:p>
    <w:p>
      <w:pPr>
        <w:pStyle w:val="611"/>
        <w:jc w:val="both"/>
        <w:rPr>
          <w:b/>
          <w:bCs/>
        </w:rPr>
      </w:pPr>
      <w:r>
        <w:rPr>
          <w:b/>
          <w:bCs/>
        </w:rPr>
      </w:r>
      <w:r/>
    </w:p>
    <w:p>
      <w:pPr>
        <w:pStyle w:val="611"/>
        <w:jc w:val="both"/>
        <w:rPr>
          <w:b/>
          <w:bCs/>
        </w:rPr>
      </w:pPr>
      <w:r>
        <w:rPr>
          <w:b/>
          <w:bCs/>
        </w:rPr>
        <w:t xml:space="preserve">TABLES</w:t>
      </w:r>
      <w:r/>
    </w:p>
    <w:p>
      <w:pPr>
        <w:pStyle w:val="611"/>
        <w:jc w:val="both"/>
        <w:rPr>
          <w:rFonts w:ascii="Times New Roman" w:hAnsi="Times New Roman"/>
        </w:rPr>
      </w:pPr>
      <w:r/>
      <w:r/>
    </w:p>
    <w:p>
      <w:pPr>
        <w:pStyle w:val="611"/>
        <w:jc w:val="both"/>
        <w:rPr>
          <w:rFonts w:ascii="Times New Roman" w:hAnsi="Times New Roman"/>
        </w:rPr>
      </w:pPr>
      <w:r/>
      <w:r/>
    </w:p>
    <w:p>
      <w:pPr>
        <w:pStyle w:val="611"/>
        <w:jc w:val="both"/>
        <w:rPr>
          <w:rFonts w:ascii="Times New Roman" w:hAnsi="Times New Roman"/>
        </w:rPr>
      </w:pPr>
      <w:r/>
      <w:r/>
    </w:p>
    <w:p>
      <w:pPr>
        <w:pStyle w:val="611"/>
        <w:jc w:val="both"/>
        <w:rPr>
          <w:rFonts w:ascii="Times New Roman" w:hAnsi="Times New Roman"/>
        </w:rPr>
      </w:pPr>
      <w:r/>
      <w:r/>
    </w:p>
    <w:p>
      <w:pPr>
        <w:pStyle w:val="611"/>
        <w:jc w:val="both"/>
        <w:rPr>
          <w:rFonts w:ascii="Times New Roman" w:hAnsi="Times New Roman"/>
        </w:rPr>
      </w:pPr>
      <w:r/>
      <w:r/>
    </w:p>
    <w:p>
      <w:pPr>
        <w:pStyle w:val="611"/>
        <w:jc w:val="both"/>
        <w:rPr>
          <w:rFonts w:ascii="Times New Roman" w:hAnsi="Times New Roman"/>
        </w:rPr>
      </w:pPr>
      <w:r/>
      <w:r/>
    </w:p>
    <w:p>
      <w:pPr>
        <w:pStyle w:val="611"/>
        <w:jc w:val="both"/>
        <w:rPr>
          <w:rFonts w:ascii="Times New Roman" w:hAnsi="Times New Roman"/>
        </w:rPr>
      </w:pPr>
      <w:r/>
      <w:r/>
    </w:p>
    <w:p>
      <w:pPr>
        <w:pStyle w:val="611"/>
        <w:jc w:val="both"/>
        <w:rPr>
          <w:rFonts w:ascii="Times New Roman" w:hAnsi="Times New Roman"/>
        </w:rPr>
      </w:pPr>
      <w:r/>
      <w:r/>
    </w:p>
    <w:p>
      <w:pPr>
        <w:pStyle w:val="611"/>
        <w:jc w:val="both"/>
        <w:rPr>
          <w:rFonts w:ascii="Times New Roman" w:hAnsi="Times New Roman"/>
        </w:rPr>
      </w:pPr>
      <w:r/>
      <w:r/>
    </w:p>
    <w:p>
      <w:pPr>
        <w:pStyle w:val="611"/>
        <w:jc w:val="both"/>
        <w:rPr>
          <w:rFonts w:ascii="Times New Roman" w:hAnsi="Times New Roman"/>
        </w:rPr>
      </w:pPr>
      <w:r/>
      <w:r/>
    </w:p>
    <w:p>
      <w:pPr>
        <w:pStyle w:val="611"/>
        <w:jc w:val="both"/>
        <w:rPr>
          <w:rFonts w:ascii="Times New Roman" w:hAnsi="Times New Roman"/>
        </w:rPr>
      </w:pPr>
      <w:r/>
      <w:r/>
    </w:p>
    <w:p>
      <w:pPr>
        <w:pStyle w:val="611"/>
        <w:jc w:val="both"/>
      </w:pPr>
      <w:r/>
      <w:r/>
    </w:p>
    <w:sectPr>
      <w:footerReference w:type="default" r:id="rId8"/>
      <w:footnotePr/>
      <w:endnotePr/>
      <w:type w:val="nextPage"/>
      <w:pgSz w:w="12240" w:h="15840" w:orient="portrait"/>
      <w:pgMar w:top="1134" w:right="1134" w:bottom="1693" w:left="1134" w:header="0" w:footer="113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r>
        <w:separator/>
      </w:r>
      <w:r/>
    </w:p>
  </w:endnote>
  <w:endnote w:type="continuationSeparator" w:id="0">
    <w:p>
      <w:pPr>
        <w:spacing w:lineRule="auto" w:line="240" w:after="0"/>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ans">
    <w:panose1 w:val="020B0604020202020204"/>
  </w:font>
  <w:font w:name="noto serif cjk sc">
    <w:panose1 w:val="020B0203030804020204"/>
  </w:font>
  <w:font w:name="Times New Roman">
    <w:panose1 w:val="02020603050405020304"/>
  </w:font>
  <w:font w:name="Arial">
    <w:panose1 w:val="020B0604020202020204"/>
  </w:font>
  <w:font w:name="Lohit Devanagari">
    <w:panose1 w:val="020B0600000000000000"/>
  </w:font>
  <w:font w:name="Cambria Math">
    <w:panose1 w:val="02000603000000000000"/>
  </w:font>
  <w:font w:name="ar pl sungtil gb">
    <w:panose1 w:val="020B0203030804020204"/>
  </w:font>
  <w:font w:name="Liberation Serif">
    <w:panose1 w:val="02020603050405020304"/>
  </w:font>
  <w:font w:name="Calibri">
    <w:panose1 w:val="020F0502020204030204"/>
  </w:font>
  <w:font w:name="Cambria">
    <w:panose1 w:val="020206030504050203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20"/>
      <w:jc w:val="center"/>
    </w:pPr>
    <w:r>
      <w:fldChar w:fldCharType="begin"/>
    </w:r>
    <w:r>
      <w:instrText xml:space="preserve"> PAGE </w:instrText>
    </w:r>
    <w:r>
      <w:fldChar w:fldCharType="separate"/>
    </w:r>
    <w:r>
      <w:t xml:space="preserve">13</w:t>
    </w:r>
    <w:r>
      <w:fldChar w:fldCharType="end"/>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r>
        <w:separator/>
      </w:r>
      <w:r/>
    </w:p>
  </w:footnote>
  <w:footnote w:type="continuationSeparator" w:id="0">
    <w:p>
      <w:pPr>
        <w:spacing w:lineRule="auto" w:line="240" w:after="0"/>
      </w:pPr>
      <w:r/>
      <w:r>
        <w:continuationSeparator/>
      </w:r>
      <w:r/>
    </w:p>
  </w:footnote>
</w:footnotes>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643"/>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hAnsi="Liberation Serif" w:cs="Lohit Devanagari" w:eastAsia="AR PL SungtiL GB" w:hint="default"/>
        <w:sz w:val="24"/>
        <w:szCs w:val="24"/>
        <w:lang w:val="en-US" w:bidi="hi-IN" w:eastAsia="zh-CN"/>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611"/>
    <w:next w:val="611"/>
    <w:link w:val="12"/>
    <w:qFormat/>
    <w:uiPriority w:val="9"/>
    <w:rPr>
      <w:rFonts w:ascii="Arial" w:hAnsi="Arial" w:cs="Arial" w:eastAsia="Arial"/>
      <w:sz w:val="40"/>
      <w:szCs w:val="40"/>
    </w:rPr>
    <w:pPr>
      <w:keepLines/>
      <w:keepNext/>
      <w:spacing w:after="200" w:before="480"/>
      <w:outlineLvl w:val="0"/>
    </w:pPr>
  </w:style>
  <w:style w:type="character" w:styleId="12">
    <w:name w:val="Heading 1 Char"/>
    <w:basedOn w:val="9"/>
    <w:link w:val="11"/>
    <w:uiPriority w:val="9"/>
    <w:rPr>
      <w:rFonts w:ascii="Arial" w:hAnsi="Arial" w:cs="Arial" w:eastAsia="Arial"/>
      <w:sz w:val="40"/>
      <w:szCs w:val="40"/>
    </w:rPr>
  </w:style>
  <w:style w:type="character" w:styleId="14">
    <w:name w:val="Heading 2 Char"/>
    <w:basedOn w:val="9"/>
    <w:link w:val="612"/>
    <w:uiPriority w:val="9"/>
    <w:rPr>
      <w:rFonts w:ascii="Arial" w:hAnsi="Arial" w:cs="Arial" w:eastAsia="Arial"/>
      <w:sz w:val="34"/>
    </w:rPr>
  </w:style>
  <w:style w:type="paragraph" w:styleId="15">
    <w:name w:val="Heading 3"/>
    <w:basedOn w:val="611"/>
    <w:next w:val="611"/>
    <w:link w:val="16"/>
    <w:qFormat/>
    <w:uiPriority w:val="9"/>
    <w:unhideWhenUsed/>
    <w:rPr>
      <w:rFonts w:ascii="Arial" w:hAnsi="Arial" w:cs="Arial" w:eastAsia="Arial"/>
      <w:sz w:val="30"/>
      <w:szCs w:val="30"/>
    </w:rPr>
    <w:pPr>
      <w:keepLines/>
      <w:keepNext/>
      <w:spacing w:after="200" w:before="320"/>
      <w:outlineLvl w:val="2"/>
    </w:pPr>
  </w:style>
  <w:style w:type="character" w:styleId="16">
    <w:name w:val="Heading 3 Char"/>
    <w:basedOn w:val="9"/>
    <w:link w:val="15"/>
    <w:uiPriority w:val="9"/>
    <w:rPr>
      <w:rFonts w:ascii="Arial" w:hAnsi="Arial" w:cs="Arial" w:eastAsia="Arial"/>
      <w:sz w:val="30"/>
      <w:szCs w:val="30"/>
    </w:rPr>
  </w:style>
  <w:style w:type="paragraph" w:styleId="17">
    <w:name w:val="Heading 4"/>
    <w:basedOn w:val="611"/>
    <w:next w:val="611"/>
    <w:link w:val="18"/>
    <w:qFormat/>
    <w:uiPriority w:val="9"/>
    <w:unhideWhenUsed/>
    <w:rPr>
      <w:rFonts w:ascii="Arial" w:hAnsi="Arial" w:cs="Arial" w:eastAsia="Arial"/>
      <w:b/>
      <w:bCs/>
      <w:sz w:val="26"/>
      <w:szCs w:val="26"/>
    </w:rPr>
    <w:pPr>
      <w:keepLines/>
      <w:keepNext/>
      <w:spacing w:after="200" w:before="320"/>
      <w:outlineLvl w:val="3"/>
    </w:pPr>
  </w:style>
  <w:style w:type="character" w:styleId="18">
    <w:name w:val="Heading 4 Char"/>
    <w:basedOn w:val="9"/>
    <w:link w:val="17"/>
    <w:uiPriority w:val="9"/>
    <w:rPr>
      <w:rFonts w:ascii="Arial" w:hAnsi="Arial" w:cs="Arial" w:eastAsia="Arial"/>
      <w:b/>
      <w:bCs/>
      <w:sz w:val="26"/>
      <w:szCs w:val="26"/>
    </w:rPr>
  </w:style>
  <w:style w:type="paragraph" w:styleId="19">
    <w:name w:val="Heading 5"/>
    <w:basedOn w:val="611"/>
    <w:next w:val="611"/>
    <w:link w:val="20"/>
    <w:qFormat/>
    <w:uiPriority w:val="9"/>
    <w:unhideWhenUsed/>
    <w:rPr>
      <w:rFonts w:ascii="Arial" w:hAnsi="Arial" w:cs="Arial" w:eastAsia="Arial"/>
      <w:b/>
      <w:bCs/>
      <w:sz w:val="24"/>
      <w:szCs w:val="24"/>
    </w:rPr>
    <w:pPr>
      <w:keepLines/>
      <w:keepNext/>
      <w:spacing w:after="200" w:before="320"/>
      <w:outlineLvl w:val="4"/>
    </w:pPr>
  </w:style>
  <w:style w:type="character" w:styleId="20">
    <w:name w:val="Heading 5 Char"/>
    <w:basedOn w:val="9"/>
    <w:link w:val="19"/>
    <w:uiPriority w:val="9"/>
    <w:rPr>
      <w:rFonts w:ascii="Arial" w:hAnsi="Arial" w:cs="Arial" w:eastAsia="Arial"/>
      <w:b/>
      <w:bCs/>
      <w:sz w:val="24"/>
      <w:szCs w:val="24"/>
    </w:rPr>
  </w:style>
  <w:style w:type="paragraph" w:styleId="21">
    <w:name w:val="Heading 6"/>
    <w:basedOn w:val="611"/>
    <w:next w:val="611"/>
    <w:link w:val="22"/>
    <w:qFormat/>
    <w:uiPriority w:val="9"/>
    <w:unhideWhenUsed/>
    <w:rPr>
      <w:rFonts w:ascii="Arial" w:hAnsi="Arial" w:cs="Arial" w:eastAsia="Arial"/>
      <w:b/>
      <w:bCs/>
      <w:sz w:val="22"/>
      <w:szCs w:val="22"/>
    </w:rPr>
    <w:pPr>
      <w:keepLines/>
      <w:keepNext/>
      <w:spacing w:after="200" w:before="320"/>
      <w:outlineLvl w:val="5"/>
    </w:pPr>
  </w:style>
  <w:style w:type="character" w:styleId="22">
    <w:name w:val="Heading 6 Char"/>
    <w:basedOn w:val="9"/>
    <w:link w:val="21"/>
    <w:uiPriority w:val="9"/>
    <w:rPr>
      <w:rFonts w:ascii="Arial" w:hAnsi="Arial" w:cs="Arial" w:eastAsia="Arial"/>
      <w:b/>
      <w:bCs/>
      <w:sz w:val="22"/>
      <w:szCs w:val="22"/>
    </w:rPr>
  </w:style>
  <w:style w:type="paragraph" w:styleId="23">
    <w:name w:val="Heading 7"/>
    <w:basedOn w:val="611"/>
    <w:next w:val="611"/>
    <w:link w:val="24"/>
    <w:qFormat/>
    <w:uiPriority w:val="9"/>
    <w:unhideWhenUsed/>
    <w:rPr>
      <w:rFonts w:ascii="Arial" w:hAnsi="Arial" w:cs="Arial" w:eastAsia="Arial"/>
      <w:b/>
      <w:bCs/>
      <w:i/>
      <w:iCs/>
      <w:sz w:val="22"/>
      <w:szCs w:val="22"/>
    </w:rPr>
    <w:pPr>
      <w:keepLines/>
      <w:keepNext/>
      <w:spacing w:after="200" w:before="320"/>
      <w:outlineLvl w:val="6"/>
    </w:pPr>
  </w:style>
  <w:style w:type="character" w:styleId="24">
    <w:name w:val="Heading 7 Char"/>
    <w:basedOn w:val="9"/>
    <w:link w:val="23"/>
    <w:uiPriority w:val="9"/>
    <w:rPr>
      <w:rFonts w:ascii="Arial" w:hAnsi="Arial" w:cs="Arial" w:eastAsia="Arial"/>
      <w:b/>
      <w:bCs/>
      <w:i/>
      <w:iCs/>
      <w:sz w:val="22"/>
      <w:szCs w:val="22"/>
    </w:rPr>
  </w:style>
  <w:style w:type="paragraph" w:styleId="25">
    <w:name w:val="Heading 8"/>
    <w:basedOn w:val="611"/>
    <w:next w:val="611"/>
    <w:link w:val="26"/>
    <w:qFormat/>
    <w:uiPriority w:val="9"/>
    <w:unhideWhenUsed/>
    <w:rPr>
      <w:rFonts w:ascii="Arial" w:hAnsi="Arial" w:cs="Arial" w:eastAsia="Arial"/>
      <w:i/>
      <w:iCs/>
      <w:sz w:val="22"/>
      <w:szCs w:val="22"/>
    </w:rPr>
    <w:pPr>
      <w:keepLines/>
      <w:keepNext/>
      <w:spacing w:after="200" w:before="320"/>
      <w:outlineLvl w:val="7"/>
    </w:pPr>
  </w:style>
  <w:style w:type="character" w:styleId="26">
    <w:name w:val="Heading 8 Char"/>
    <w:basedOn w:val="9"/>
    <w:link w:val="25"/>
    <w:uiPriority w:val="9"/>
    <w:rPr>
      <w:rFonts w:ascii="Arial" w:hAnsi="Arial" w:cs="Arial" w:eastAsia="Arial"/>
      <w:i/>
      <w:iCs/>
      <w:sz w:val="22"/>
      <w:szCs w:val="22"/>
    </w:rPr>
  </w:style>
  <w:style w:type="paragraph" w:styleId="27">
    <w:name w:val="Heading 9"/>
    <w:basedOn w:val="611"/>
    <w:next w:val="611"/>
    <w:link w:val="28"/>
    <w:qFormat/>
    <w:uiPriority w:val="9"/>
    <w:unhideWhenUsed/>
    <w:rPr>
      <w:rFonts w:ascii="Arial" w:hAnsi="Arial" w:cs="Arial" w:eastAsia="Arial"/>
      <w:i/>
      <w:iCs/>
      <w:sz w:val="21"/>
      <w:szCs w:val="21"/>
    </w:rPr>
    <w:pPr>
      <w:keepLines/>
      <w:keepNext/>
      <w:spacing w:after="200" w:before="320"/>
      <w:outlineLvl w:val="8"/>
    </w:pPr>
  </w:style>
  <w:style w:type="character" w:styleId="28">
    <w:name w:val="Heading 9 Char"/>
    <w:basedOn w:val="9"/>
    <w:link w:val="27"/>
    <w:uiPriority w:val="9"/>
    <w:rPr>
      <w:rFonts w:ascii="Arial" w:hAnsi="Arial" w:cs="Arial" w:eastAsia="Arial"/>
      <w:i/>
      <w:iCs/>
      <w:sz w:val="21"/>
      <w:szCs w:val="21"/>
    </w:rPr>
  </w:style>
  <w:style w:type="paragraph" w:styleId="29">
    <w:name w:val="List Paragraph"/>
    <w:basedOn w:val="611"/>
    <w:qFormat/>
    <w:uiPriority w:val="34"/>
    <w:pPr>
      <w:contextualSpacing w:val="true"/>
      <w:ind w:left="720"/>
    </w:pPr>
  </w:style>
  <w:style w:type="paragraph" w:styleId="31">
    <w:name w:val="No Spacing"/>
    <w:qFormat/>
    <w:uiPriority w:val="1"/>
    <w:pPr>
      <w:spacing w:lineRule="auto" w:line="240" w:after="0" w:before="0"/>
    </w:pPr>
  </w:style>
  <w:style w:type="paragraph" w:styleId="32">
    <w:name w:val="Title"/>
    <w:basedOn w:val="611"/>
    <w:next w:val="611"/>
    <w:link w:val="33"/>
    <w:qFormat/>
    <w:uiPriority w:val="10"/>
    <w:rPr>
      <w:sz w:val="48"/>
      <w:szCs w:val="48"/>
    </w:rPr>
    <w:pPr>
      <w:contextualSpacing w:val="true"/>
      <w:spacing w:after="200" w:before="300"/>
    </w:pPr>
  </w:style>
  <w:style w:type="character" w:styleId="33">
    <w:name w:val="Title Char"/>
    <w:basedOn w:val="9"/>
    <w:link w:val="32"/>
    <w:uiPriority w:val="10"/>
    <w:rPr>
      <w:sz w:val="48"/>
      <w:szCs w:val="48"/>
    </w:rPr>
  </w:style>
  <w:style w:type="paragraph" w:styleId="34">
    <w:name w:val="Subtitle"/>
    <w:basedOn w:val="611"/>
    <w:next w:val="611"/>
    <w:link w:val="35"/>
    <w:qFormat/>
    <w:uiPriority w:val="11"/>
    <w:rPr>
      <w:sz w:val="24"/>
      <w:szCs w:val="24"/>
    </w:rPr>
    <w:pPr>
      <w:spacing w:after="200" w:before="200"/>
    </w:pPr>
  </w:style>
  <w:style w:type="character" w:styleId="35">
    <w:name w:val="Subtitle Char"/>
    <w:basedOn w:val="9"/>
    <w:link w:val="34"/>
    <w:uiPriority w:val="11"/>
    <w:rPr>
      <w:sz w:val="24"/>
      <w:szCs w:val="24"/>
    </w:rPr>
  </w:style>
  <w:style w:type="paragraph" w:styleId="36">
    <w:name w:val="Quote"/>
    <w:basedOn w:val="611"/>
    <w:next w:val="611"/>
    <w:link w:val="37"/>
    <w:qFormat/>
    <w:uiPriority w:val="29"/>
    <w:rPr>
      <w:i/>
    </w:rPr>
    <w:pPr>
      <w:ind w:left="720" w:right="720"/>
    </w:pPr>
  </w:style>
  <w:style w:type="character" w:styleId="37">
    <w:name w:val="Quote Char"/>
    <w:link w:val="36"/>
    <w:uiPriority w:val="29"/>
    <w:rPr>
      <w:i/>
    </w:rPr>
  </w:style>
  <w:style w:type="paragraph" w:styleId="38">
    <w:name w:val="Intense Quote"/>
    <w:basedOn w:val="611"/>
    <w:next w:val="611"/>
    <w:link w:val="39"/>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paragraph" w:styleId="40">
    <w:name w:val="Header"/>
    <w:basedOn w:val="611"/>
    <w:link w:val="41"/>
    <w:uiPriority w:val="99"/>
    <w:unhideWhenUsed/>
    <w:pPr>
      <w:spacing w:lineRule="auto" w:line="240" w:after="0"/>
      <w:tabs>
        <w:tab w:val="center" w:pos="7143" w:leader="none"/>
        <w:tab w:val="right" w:pos="14287" w:leader="none"/>
      </w:tabs>
    </w:pPr>
  </w:style>
  <w:style w:type="character" w:styleId="41">
    <w:name w:val="Header Char"/>
    <w:basedOn w:val="9"/>
    <w:link w:val="40"/>
    <w:uiPriority w:val="99"/>
  </w:style>
  <w:style w:type="character" w:styleId="43">
    <w:name w:val="Footer Char"/>
    <w:basedOn w:val="9"/>
    <w:link w:val="620"/>
    <w:uiPriority w:val="99"/>
  </w:style>
  <w:style w:type="character" w:styleId="45">
    <w:name w:val="Caption Char"/>
    <w:basedOn w:val="617"/>
    <w:link w:val="620"/>
    <w:uiPriority w:val="99"/>
  </w:style>
  <w:style w:type="table" w:styleId="46">
    <w:name w:val="Table Grid"/>
    <w:basedOn w:val="30"/>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7">
    <w:name w:val="Table Grid Light"/>
    <w:basedOn w:val="3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8">
    <w:name w:val="Plain Table 1"/>
    <w:basedOn w:val="3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Fill="text1" w:themeFillTint="0D" w:themeColor="text1" w:themeTint="0D"/>
      </w:tcPr>
    </w:tblStylePr>
    <w:tblStylePr w:type="band1Vert">
      <w:tcPr>
        <w:shd w:val="clear" w:color="FFFFFF" w:themeFill="text1" w:themeFillTint="0D"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30"/>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3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51">
    <w:name w:val="Plain Table 4"/>
    <w:basedOn w:val="3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3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53">
    <w:name w:val="Grid Table 1 Light"/>
    <w:basedOn w:val="30"/>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4">
    <w:name w:val="Grid Table 1 Light - Accent 1"/>
    <w:basedOn w:val="3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5">
    <w:name w:val="Grid Table 1 Light - Accent 2"/>
    <w:basedOn w:val="3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6">
    <w:name w:val="Grid Table 1 Light - Accent 3"/>
    <w:basedOn w:val="3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7">
    <w:name w:val="Grid Table 1 Light - Accent 4"/>
    <w:basedOn w:val="3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8">
    <w:name w:val="Grid Table 1 Light - Accent 5"/>
    <w:basedOn w:val="3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9">
    <w:name w:val="Grid Table 1 Light - Accent 6"/>
    <w:basedOn w:val="3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60">
    <w:name w:val="Grid Table 2"/>
    <w:basedOn w:val="3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61">
    <w:name w:val="Grid Table 2 - Accent 1"/>
    <w:basedOn w:val="3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2">
    <w:name w:val="Grid Table 2 - Accent 2"/>
    <w:basedOn w:val="3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3">
    <w:name w:val="Grid Table 2 - Accent 3"/>
    <w:basedOn w:val="3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4">
    <w:name w:val="Grid Table 2 - Accent 4"/>
    <w:basedOn w:val="3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5">
    <w:name w:val="Grid Table 2 - Accent 5"/>
    <w:basedOn w:val="3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66">
    <w:name w:val="Grid Table 2 - Accent 6"/>
    <w:basedOn w:val="3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67">
    <w:name w:val="Grid Table 3"/>
    <w:basedOn w:val="3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1"/>
    <w:basedOn w:val="3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2"/>
    <w:basedOn w:val="3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3"/>
    <w:basedOn w:val="3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4"/>
    <w:basedOn w:val="3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2">
    <w:name w:val="Grid Table 3 - Accent 5"/>
    <w:basedOn w:val="3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3">
    <w:name w:val="Grid Table 3 - Accent 6"/>
    <w:basedOn w:val="3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4">
    <w:name w:val="Grid Table 4"/>
    <w:basedOn w:val="30"/>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rFonts w:ascii="Arial" w:hAnsi="Arial"/>
        <w:b/>
        <w:color w:val="FFFFFF"/>
        <w:sz w:val="22"/>
      </w:rPr>
      <w:tcPr>
        <w:shd w:val="clear" w:color="FFFFFF" w:themeFill="text1"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5">
    <w:name w:val="Grid Table 4 - Accent 1"/>
    <w:basedOn w:val="30"/>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32" w:themeColor="accent1" w:themeTint="32"/>
      </w:tcPr>
    </w:tblStylePr>
    <w:tblStylePr w:type="band1Vert">
      <w:rPr>
        <w:rFonts w:ascii="Arial" w:hAnsi="Arial"/>
        <w:color w:val="404040"/>
        <w:sz w:val="22"/>
      </w:rPr>
      <w:tcPr>
        <w:shd w:val="clear" w:color="FFFFFF"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FFFFFF" w:themeFill="accent1" w:themeFillTint="EA"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6">
    <w:name w:val="Grid Table 4 - Accent 2"/>
    <w:basedOn w:val="30"/>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7">
    <w:name w:val="Grid Table 4 - Accent 3"/>
    <w:basedOn w:val="30"/>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FFFFFF" w:themeFill="accent3" w:themeFillTint="FE"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
    <w:name w:val="Grid Table 4 - Accent 4"/>
    <w:basedOn w:val="30"/>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9">
    <w:name w:val="Grid Table 4 - Accent 5"/>
    <w:basedOn w:val="30"/>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FFFFFF" w:themeFill="accent5"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80">
    <w:name w:val="Grid Table 4 - Accent 6"/>
    <w:basedOn w:val="30"/>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FFFFFF" w:themeFill="accent6"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81">
    <w:name w:val="Grid Table 5 Dark"/>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text1" w:themeFillTint="40" w:themeColor="text1" w:themeTint="40"/>
    </w:tblPr>
    <w:tblStylePr w:type="band1Horz">
      <w:tcPr>
        <w:shd w:val="clear" w:color="FFFFFF" w:themeFill="text1" w:themeFillTint="75" w:themeColor="text1" w:themeTint="75"/>
      </w:tcPr>
    </w:tblStylePr>
    <w:tblStylePr w:type="band1Vert">
      <w:tcPr>
        <w:shd w:val="clear" w:color="FFFFFF" w:themeFill="text1" w:themeFillTint="75" w:themeColor="text1" w:themeTint="75"/>
      </w:tcPr>
    </w:tblStylePr>
    <w:tblStylePr w:type="firstCol">
      <w:rPr>
        <w:rFonts w:ascii="Arial" w:hAnsi="Arial"/>
        <w:b/>
        <w:color w:val="FFFFFF"/>
        <w:sz w:val="22"/>
      </w:rPr>
      <w:tcPr>
        <w:shd w:val="clear" w:color="FFFFFF" w:themeFill="text1" w:themeColor="text1"/>
      </w:tcPr>
    </w:tblStylePr>
    <w:tblStylePr w:type="firstRow">
      <w:rPr>
        <w:rFonts w:ascii="Arial" w:hAnsi="Arial"/>
        <w:b/>
        <w:color w:val="FFFFFF"/>
        <w:sz w:val="22"/>
      </w:rPr>
      <w:tcPr>
        <w:shd w:val="clear" w:color="FFFFFF" w:themeFill="text1" w:themeColor="text1"/>
      </w:tcPr>
    </w:tblStylePr>
    <w:tblStylePr w:type="lastCol">
      <w:rPr>
        <w:rFonts w:ascii="Arial" w:hAnsi="Arial"/>
        <w:b/>
        <w:color w:val="FFFFFF"/>
        <w:sz w:val="22"/>
      </w:rPr>
      <w:tcPr>
        <w:shd w:val="clear" w:color="FFFFFF" w:themeFill="text1" w:themeColor="text1"/>
      </w:tcPr>
    </w:tblStylePr>
    <w:tblStylePr w:type="lastRow">
      <w:rPr>
        <w:rFonts w:ascii="Arial" w:hAnsi="Arial"/>
        <w:b/>
        <w:color w:val="FFFFFF"/>
        <w:sz w:val="22"/>
      </w:rPr>
      <w:tcPr>
        <w:shd w:val="clear" w:color="FFFFFF" w:themeFill="text1" w:themeColor="text1"/>
        <w:tcBorders>
          <w:top w:val="single" w:color="000000" w:sz="4" w:space="0" w:themeColor="light1"/>
        </w:tcBorders>
      </w:tcPr>
    </w:tblStylePr>
  </w:style>
  <w:style w:type="table" w:styleId="82">
    <w:name w:val="Grid Table 5 Dark- Accent 1"/>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1" w:themeFillTint="34" w:themeColor="accent1" w:themeTint="34"/>
    </w:tblPr>
    <w:tblStylePr w:type="band1Horz">
      <w:tcPr>
        <w:shd w:val="clear" w:color="FFFFFF" w:themeFill="accent1" w:themeFillTint="75" w:themeColor="accent1" w:themeTint="75"/>
      </w:tcPr>
    </w:tblStylePr>
    <w:tblStylePr w:type="band1Vert">
      <w:tcPr>
        <w:shd w:val="clear" w:color="FFFFFF" w:themeFill="accent1" w:themeFillTint="75" w:themeColor="accent1" w:themeTint="75"/>
      </w:tcPr>
    </w:tblStylePr>
    <w:tblStylePr w:type="firstCol">
      <w:rPr>
        <w:rFonts w:ascii="Arial" w:hAnsi="Arial"/>
        <w:b/>
        <w:color w:val="FFFFFF"/>
        <w:sz w:val="22"/>
      </w:rPr>
      <w:tcPr>
        <w:shd w:val="clear" w:color="FFFFFF" w:themeFill="accent1" w:themeColor="accent1"/>
      </w:tcPr>
    </w:tblStylePr>
    <w:tblStylePr w:type="firstRow">
      <w:rPr>
        <w:rFonts w:ascii="Arial" w:hAnsi="Arial"/>
        <w:b/>
        <w:color w:val="FFFFFF"/>
        <w:sz w:val="22"/>
      </w:rPr>
      <w:tcPr>
        <w:shd w:val="clear" w:color="FFFFFF" w:themeFill="accent1" w:themeColor="accent1"/>
      </w:tcPr>
    </w:tblStylePr>
    <w:tblStylePr w:type="lastCol">
      <w:rPr>
        <w:rFonts w:ascii="Arial" w:hAnsi="Arial"/>
        <w:b/>
        <w:color w:val="FFFFFF"/>
        <w:sz w:val="22"/>
      </w:rPr>
      <w:tcPr>
        <w:shd w:val="clear" w:color="FFFFFF" w:themeFill="accent1" w:themeColor="accent1"/>
      </w:tcPr>
    </w:tblStylePr>
    <w:tblStylePr w:type="lastRow">
      <w:rPr>
        <w:rFonts w:ascii="Arial" w:hAnsi="Arial"/>
        <w:b/>
        <w:color w:val="FFFFFF"/>
        <w:sz w:val="22"/>
      </w:rPr>
      <w:tcPr>
        <w:shd w:val="clear" w:color="FFFFFF" w:themeFill="accent1" w:themeColor="accent1"/>
        <w:tcBorders>
          <w:top w:val="single" w:color="000000" w:sz="4" w:space="0" w:themeColor="light1"/>
        </w:tcBorders>
      </w:tcPr>
    </w:tblStylePr>
  </w:style>
  <w:style w:type="table" w:styleId="83">
    <w:name w:val="Grid Table 5 Dark - Accent 2"/>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2" w:themeFillTint="32" w:themeColor="accent2" w:themeTint="32"/>
    </w:tblPr>
    <w:tblStylePr w:type="band1Horz">
      <w:tcPr>
        <w:shd w:val="clear" w:color="FFFFFF" w:themeFill="accent2" w:themeFillTint="75" w:themeColor="accent2" w:themeTint="75"/>
      </w:tcPr>
    </w:tblStylePr>
    <w:tblStylePr w:type="band1Vert">
      <w:tcPr>
        <w:shd w:val="clear" w:color="FFFFFF" w:themeFill="accent2" w:themeFillTint="75" w:themeColor="accent2" w:themeTint="75"/>
      </w:tcPr>
    </w:tblStylePr>
    <w:tblStylePr w:type="firstCol">
      <w:rPr>
        <w:rFonts w:ascii="Arial" w:hAnsi="Arial"/>
        <w:b/>
        <w:color w:val="FFFFFF"/>
        <w:sz w:val="22"/>
      </w:rPr>
      <w:tcPr>
        <w:shd w:val="clear" w:color="FFFFFF" w:themeFill="accent2" w:themeColor="accent2"/>
      </w:tcPr>
    </w:tblStylePr>
    <w:tblStylePr w:type="firstRow">
      <w:rPr>
        <w:rFonts w:ascii="Arial" w:hAnsi="Arial"/>
        <w:b/>
        <w:color w:val="FFFFFF"/>
        <w:sz w:val="22"/>
      </w:rPr>
      <w:tcPr>
        <w:shd w:val="clear" w:color="FFFFFF" w:themeFill="accent2" w:themeColor="accent2"/>
      </w:tcPr>
    </w:tblStylePr>
    <w:tblStylePr w:type="lastCol">
      <w:rPr>
        <w:rFonts w:ascii="Arial" w:hAnsi="Arial"/>
        <w:b/>
        <w:color w:val="FFFFFF"/>
        <w:sz w:val="22"/>
      </w:rPr>
      <w:tcPr>
        <w:shd w:val="clear" w:color="FFFFFF" w:themeFill="accent2" w:themeColor="accent2"/>
      </w:tcPr>
    </w:tblStylePr>
    <w:tblStylePr w:type="lastRow">
      <w:rPr>
        <w:rFonts w:ascii="Arial" w:hAnsi="Arial"/>
        <w:b/>
        <w:color w:val="FFFFFF"/>
        <w:sz w:val="22"/>
      </w:rPr>
      <w:tcPr>
        <w:shd w:val="clear" w:color="FFFFFF" w:themeFill="accent2" w:themeColor="accent2"/>
        <w:tcBorders>
          <w:top w:val="single" w:color="000000" w:sz="4" w:space="0" w:themeColor="light1"/>
        </w:tcBorders>
      </w:tcPr>
    </w:tblStylePr>
  </w:style>
  <w:style w:type="table" w:styleId="84">
    <w:name w:val="Grid Table 5 Dark - Accent 3"/>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3" w:themeFillTint="34" w:themeColor="accent3" w:themeTint="34"/>
    </w:tblPr>
    <w:tblStylePr w:type="band1Horz">
      <w:tcPr>
        <w:shd w:val="clear" w:color="FFFFFF" w:themeFill="accent3" w:themeFillTint="75" w:themeColor="accent3" w:themeTint="75"/>
      </w:tcPr>
    </w:tblStylePr>
    <w:tblStylePr w:type="band1Vert">
      <w:tcPr>
        <w:shd w:val="clear" w:color="FFFFFF" w:themeFill="accent3" w:themeFillTint="75" w:themeColor="accent3" w:themeTint="75"/>
      </w:tcPr>
    </w:tblStylePr>
    <w:tblStylePr w:type="firstCol">
      <w:rPr>
        <w:rFonts w:ascii="Arial" w:hAnsi="Arial"/>
        <w:b/>
        <w:color w:val="FFFFFF"/>
        <w:sz w:val="22"/>
      </w:rPr>
      <w:tcPr>
        <w:shd w:val="clear" w:color="FFFFFF" w:themeFill="accent3" w:themeColor="accent3"/>
      </w:tcPr>
    </w:tblStylePr>
    <w:tblStylePr w:type="firstRow">
      <w:rPr>
        <w:rFonts w:ascii="Arial" w:hAnsi="Arial"/>
        <w:b/>
        <w:color w:val="FFFFFF"/>
        <w:sz w:val="22"/>
      </w:rPr>
      <w:tcPr>
        <w:shd w:val="clear" w:color="FFFFFF" w:themeFill="accent3" w:themeColor="accent3"/>
      </w:tcPr>
    </w:tblStylePr>
    <w:tblStylePr w:type="lastCol">
      <w:rPr>
        <w:rFonts w:ascii="Arial" w:hAnsi="Arial"/>
        <w:b/>
        <w:color w:val="FFFFFF"/>
        <w:sz w:val="22"/>
      </w:rPr>
      <w:tcPr>
        <w:shd w:val="clear" w:color="FFFFFF" w:themeFill="accent3" w:themeColor="accent3"/>
      </w:tcPr>
    </w:tblStylePr>
    <w:tblStylePr w:type="lastRow">
      <w:rPr>
        <w:rFonts w:ascii="Arial" w:hAnsi="Arial"/>
        <w:b/>
        <w:color w:val="FFFFFF"/>
        <w:sz w:val="22"/>
      </w:rPr>
      <w:tcPr>
        <w:shd w:val="clear" w:color="FFFFFF" w:themeFill="accent3" w:themeColor="accent3"/>
        <w:tcBorders>
          <w:top w:val="single" w:color="000000" w:sz="4" w:space="0" w:themeColor="light1"/>
        </w:tcBorders>
      </w:tcPr>
    </w:tblStylePr>
  </w:style>
  <w:style w:type="table" w:styleId="85">
    <w:name w:val="Grid Table 5 Dark- Accent 4"/>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4" w:themeFillTint="34" w:themeColor="accent4" w:themeTint="34"/>
    </w:tblPr>
    <w:tblStylePr w:type="band1Horz">
      <w:tcPr>
        <w:shd w:val="clear" w:color="FFFFFF" w:themeFill="accent4" w:themeFillTint="75" w:themeColor="accent4" w:themeTint="75"/>
      </w:tcPr>
    </w:tblStylePr>
    <w:tblStylePr w:type="band1Vert">
      <w:tcPr>
        <w:shd w:val="clear" w:color="FFFFFF" w:themeFill="accent4" w:themeFillTint="75" w:themeColor="accent4" w:themeTint="75"/>
      </w:tcPr>
    </w:tblStylePr>
    <w:tblStylePr w:type="firstCol">
      <w:rPr>
        <w:rFonts w:ascii="Arial" w:hAnsi="Arial"/>
        <w:b/>
        <w:color w:val="FFFFFF"/>
        <w:sz w:val="22"/>
      </w:rPr>
      <w:tcPr>
        <w:shd w:val="clear" w:color="FFFFFF" w:themeFill="accent4" w:themeColor="accent4"/>
      </w:tcPr>
    </w:tblStylePr>
    <w:tblStylePr w:type="firstRow">
      <w:rPr>
        <w:rFonts w:ascii="Arial" w:hAnsi="Arial"/>
        <w:b/>
        <w:color w:val="FFFFFF"/>
        <w:sz w:val="22"/>
      </w:rPr>
      <w:tcPr>
        <w:shd w:val="clear" w:color="FFFFFF" w:themeFill="accent4" w:themeColor="accent4"/>
      </w:tcPr>
    </w:tblStylePr>
    <w:tblStylePr w:type="lastCol">
      <w:rPr>
        <w:rFonts w:ascii="Arial" w:hAnsi="Arial"/>
        <w:b/>
        <w:color w:val="FFFFFF"/>
        <w:sz w:val="22"/>
      </w:rPr>
      <w:tcPr>
        <w:shd w:val="clear" w:color="FFFFFF" w:themeFill="accent4" w:themeColor="accent4"/>
      </w:tcPr>
    </w:tblStylePr>
    <w:tblStylePr w:type="lastRow">
      <w:rPr>
        <w:rFonts w:ascii="Arial" w:hAnsi="Arial"/>
        <w:b/>
        <w:color w:val="FFFFFF"/>
        <w:sz w:val="22"/>
      </w:rPr>
      <w:tcPr>
        <w:shd w:val="clear" w:color="FFFFFF" w:themeFill="accent4" w:themeColor="accent4"/>
        <w:tcBorders>
          <w:top w:val="single" w:color="000000" w:sz="4" w:space="0" w:themeColor="light1"/>
        </w:tcBorders>
      </w:tcPr>
    </w:tblStylePr>
  </w:style>
  <w:style w:type="table" w:styleId="86">
    <w:name w:val="Grid Table 5 Dark - Accent 5"/>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5" w:themeFillTint="34" w:themeColor="accent5" w:themeTint="34"/>
    </w:tblPr>
    <w:tblStylePr w:type="band1Horz">
      <w:tcPr>
        <w:shd w:val="clear" w:color="FFFFFF" w:themeFill="accent5" w:themeFillTint="75" w:themeColor="accent5" w:themeTint="75"/>
      </w:tcPr>
    </w:tblStylePr>
    <w:tblStylePr w:type="band1Vert">
      <w:tcPr>
        <w:shd w:val="clear" w:color="FFFFFF" w:themeFill="accent5" w:themeFillTint="75" w:themeColor="accent5" w:themeTint="75"/>
      </w:tcPr>
    </w:tblStylePr>
    <w:tblStylePr w:type="firstCol">
      <w:rPr>
        <w:rFonts w:ascii="Arial" w:hAnsi="Arial"/>
        <w:b/>
        <w:color w:val="FFFFFF"/>
        <w:sz w:val="22"/>
      </w:rPr>
      <w:tcPr>
        <w:shd w:val="clear" w:color="FFFFFF" w:themeFill="accent5" w:themeColor="accent5"/>
      </w:tcPr>
    </w:tblStylePr>
    <w:tblStylePr w:type="firstRow">
      <w:rPr>
        <w:rFonts w:ascii="Arial" w:hAnsi="Arial"/>
        <w:b/>
        <w:color w:val="FFFFFF"/>
        <w:sz w:val="22"/>
      </w:rPr>
      <w:tcPr>
        <w:shd w:val="clear" w:color="FFFFFF" w:themeFill="accent5" w:themeColor="accent5"/>
      </w:tcPr>
    </w:tblStylePr>
    <w:tblStylePr w:type="lastCol">
      <w:rPr>
        <w:rFonts w:ascii="Arial" w:hAnsi="Arial"/>
        <w:b/>
        <w:color w:val="FFFFFF"/>
        <w:sz w:val="22"/>
      </w:rPr>
      <w:tcPr>
        <w:shd w:val="clear" w:color="FFFFFF" w:themeFill="accent5" w:themeColor="accent5"/>
      </w:tcPr>
    </w:tblStylePr>
    <w:tblStylePr w:type="lastRow">
      <w:rPr>
        <w:rFonts w:ascii="Arial" w:hAnsi="Arial"/>
        <w:b/>
        <w:color w:val="FFFFFF"/>
        <w:sz w:val="22"/>
      </w:rPr>
      <w:tcPr>
        <w:shd w:val="clear" w:color="FFFFFF" w:themeFill="accent5" w:themeColor="accent5"/>
        <w:tcBorders>
          <w:top w:val="single" w:color="000000" w:sz="4" w:space="0" w:themeColor="light1"/>
        </w:tcBorders>
      </w:tcPr>
    </w:tblStylePr>
  </w:style>
  <w:style w:type="table" w:styleId="87">
    <w:name w:val="Grid Table 5 Dark - Accent 6"/>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6" w:themeFillTint="34" w:themeColor="accent6" w:themeTint="34"/>
    </w:tblPr>
    <w:tblStylePr w:type="band1Horz">
      <w:tcPr>
        <w:shd w:val="clear" w:color="FFFFFF" w:themeFill="accent6" w:themeFillTint="75" w:themeColor="accent6" w:themeTint="75"/>
      </w:tcPr>
    </w:tblStylePr>
    <w:tblStylePr w:type="band1Vert">
      <w:tcPr>
        <w:shd w:val="clear" w:color="FFFFFF" w:themeFill="accent6" w:themeFillTint="75" w:themeColor="accent6" w:themeTint="75"/>
      </w:tcPr>
    </w:tblStylePr>
    <w:tblStylePr w:type="firstCol">
      <w:rPr>
        <w:rFonts w:ascii="Arial" w:hAnsi="Arial"/>
        <w:b/>
        <w:color w:val="FFFFFF"/>
        <w:sz w:val="22"/>
      </w:rPr>
      <w:tcPr>
        <w:shd w:val="clear" w:color="FFFFFF" w:themeFill="accent6" w:themeColor="accent6"/>
      </w:tcPr>
    </w:tblStylePr>
    <w:tblStylePr w:type="firstRow">
      <w:rPr>
        <w:rFonts w:ascii="Arial" w:hAnsi="Arial"/>
        <w:b/>
        <w:color w:val="FFFFFF"/>
        <w:sz w:val="22"/>
      </w:rPr>
      <w:tcPr>
        <w:shd w:val="clear" w:color="FFFFFF" w:themeFill="accent6" w:themeColor="accent6"/>
      </w:tcPr>
    </w:tblStylePr>
    <w:tblStylePr w:type="lastCol">
      <w:rPr>
        <w:rFonts w:ascii="Arial" w:hAnsi="Arial"/>
        <w:b/>
        <w:color w:val="FFFFFF"/>
        <w:sz w:val="22"/>
      </w:rPr>
      <w:tcPr>
        <w:shd w:val="clear" w:color="FFFFFF" w:themeFill="accent6" w:themeColor="accent6"/>
      </w:tcPr>
    </w:tblStylePr>
    <w:tblStylePr w:type="lastRow">
      <w:rPr>
        <w:rFonts w:ascii="Arial" w:hAnsi="Arial"/>
        <w:b/>
        <w:color w:val="FFFFFF"/>
        <w:sz w:val="22"/>
      </w:rPr>
      <w:tcPr>
        <w:shd w:val="clear" w:color="FFFFFF" w:themeFill="accent6" w:themeColor="accent6"/>
        <w:tcBorders>
          <w:top w:val="single" w:color="000000" w:sz="4" w:space="0" w:themeColor="light1"/>
        </w:tcBorders>
      </w:tcPr>
    </w:tblStylePr>
  </w:style>
  <w:style w:type="table" w:styleId="88">
    <w:name w:val="Grid Table 6 Colorful"/>
    <w:basedOn w:val="30"/>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Fill="text1" w:themeFillTint="34" w:themeColor="text1" w:themeTint="34"/>
      </w:tcPr>
    </w:tblStylePr>
    <w:tblStylePr w:type="band1Vert">
      <w:tcPr>
        <w:shd w:val="clear" w:color="FFFFFF" w:themeFill="text1" w:themeFillTint="34"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30"/>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3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30"/>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3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30"/>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30"/>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5">
    <w:name w:val="Grid Table 7 Colorful"/>
    <w:basedOn w:val="30"/>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0D" w:themeColor="text1" w:themeTint="0D"/>
      </w:tcPr>
    </w:tblStylePr>
    <w:tblStylePr w:type="band1Vert">
      <w:tcPr>
        <w:shd w:val="clear" w:color="FFFFFF" w:themeFill="text1" w:themeFillTint="0D"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FFFFFF" w:themeFill="light1" w:themeColor="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FFFFFF" w:themeFill="light1" w:themeColor="light1"/>
        <w:tcBorders>
          <w:left w:val="none"/>
          <w:top w:val="single" w:color="000000" w:sz="4" w:space="0" w:themeColor="text1" w:themeTint="80"/>
          <w:right w:val="none"/>
          <w:bottom w:val="none"/>
        </w:tcBorders>
      </w:tcPr>
    </w:tblStylePr>
  </w:style>
  <w:style w:type="table" w:styleId="96">
    <w:name w:val="Grid Table 7 Colorful - Accent 1"/>
    <w:basedOn w:val="30"/>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left w:val="none"/>
          <w:top w:val="none"/>
          <w:right w:val="single" w:color="000000" w:sz="4" w:space="0" w:themeColor="accent1" w:themeTint="80"/>
          <w:bottom w:val="none"/>
        </w:tcBorders>
      </w:tcPr>
    </w:tblStylePr>
    <w:tblStylePr w:type="firstRow">
      <w:rPr>
        <w:rFonts w:ascii="Arial" w:hAnsi="Arial"/>
        <w:b/>
        <w:color w:val="3E70A3" w:themeColor="accent1" w:themeTint="80" w:themeShade="95"/>
        <w:sz w:val="22"/>
      </w:rPr>
      <w:tcPr>
        <w:shd w:val="clear" w:color="FFFFFF" w:themeFill="light1" w:themeColor="light1"/>
        <w:tcBorders>
          <w:left w:val="none"/>
          <w:top w:val="none"/>
          <w:right w:val="none"/>
          <w:bottom w:val="single" w:color="000000" w:sz="4" w:space="0" w:themeColor="accent1" w:themeTint="80"/>
        </w:tcBorders>
      </w:tcPr>
    </w:tblStylePr>
    <w:tblStylePr w:type="lastCol">
      <w:rPr>
        <w:rFonts w:ascii="Arial" w:hAnsi="Arial"/>
        <w:i/>
        <w:color w:val="3E70A3" w:themeColor="accent1" w:themeTint="80" w:themeShade="95"/>
        <w:sz w:val="22"/>
      </w:rPr>
      <w:tcPr>
        <w:shd w:color="FFFFFF"/>
        <w:tcBorders>
          <w:left w:val="single" w:color="000000" w:sz="4" w:space="0" w:themeColor="accent1" w:themeTint="80"/>
          <w:top w:val="none"/>
          <w:right w:val="none"/>
          <w:bottom w:val="none"/>
        </w:tcBorders>
      </w:tcPr>
    </w:tblStylePr>
    <w:tblStylePr w:type="lastRow">
      <w:rPr>
        <w:rFonts w:ascii="Arial" w:hAnsi="Arial"/>
        <w:b/>
        <w:color w:val="3E70A3" w:themeColor="accent1" w:themeTint="80" w:themeShade="95"/>
        <w:sz w:val="22"/>
      </w:rPr>
      <w:tcPr>
        <w:shd w:val="clear" w:color="FFFFFF" w:themeFill="light1" w:themeColor="light1"/>
        <w:tcBorders>
          <w:left w:val="none"/>
          <w:top w:val="single" w:color="000000" w:sz="4" w:space="0" w:themeColor="accent1" w:themeTint="80"/>
          <w:right w:val="none"/>
          <w:bottom w:val="none"/>
        </w:tcBorders>
      </w:tcPr>
    </w:tblStylePr>
  </w:style>
  <w:style w:type="table" w:styleId="97">
    <w:name w:val="Grid Table 7 Colorful - Accent 2"/>
    <w:basedOn w:val="30"/>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top w:val="none"/>
          <w:right w:val="single" w:color="000000" w:sz="4" w:space="0" w:themeColor="accent2" w:themeTint="97"/>
          <w:bottom w:val="none"/>
        </w:tcBorders>
      </w:tcPr>
    </w:tblStylePr>
    <w:tblStylePr w:type="firstRow">
      <w:rPr>
        <w:rFonts w:ascii="Arial" w:hAnsi="Arial"/>
        <w:b/>
        <w:color w:val="9C3A37" w:themeColor="accent2" w:themeTint="97" w:themeShade="95"/>
        <w:sz w:val="22"/>
      </w:rPr>
      <w:tcPr>
        <w:shd w:val="clear" w:color="FFFFFF" w:themeFill="light1" w:themeColor="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right w:val="none"/>
          <w:bottom w:val="none"/>
        </w:tcBorders>
      </w:tcPr>
    </w:tblStylePr>
    <w:tblStylePr w:type="lastRow">
      <w:rPr>
        <w:rFonts w:ascii="Arial" w:hAnsi="Arial"/>
        <w:b/>
        <w:color w:val="9C3A37" w:themeColor="accent2" w:themeTint="97" w:themeShade="95"/>
        <w:sz w:val="22"/>
      </w:rPr>
      <w:tcPr>
        <w:shd w:val="clear" w:color="FFFFFF" w:themeFill="light1" w:themeColor="light1"/>
        <w:tcBorders>
          <w:left w:val="none"/>
          <w:top w:val="single" w:color="000000" w:sz="4" w:space="0" w:themeColor="accent2" w:themeTint="97"/>
          <w:right w:val="none"/>
          <w:bottom w:val="none"/>
        </w:tcBorders>
      </w:tcPr>
    </w:tblStylePr>
  </w:style>
  <w:style w:type="table" w:styleId="98">
    <w:name w:val="Grid Table 7 Colorful - Accent 3"/>
    <w:basedOn w:val="30"/>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left w:val="none"/>
          <w:top w:val="none"/>
          <w:right w:val="single" w:color="000000" w:sz="4" w:space="0" w:themeColor="accent3" w:themeTint="FE"/>
          <w:bottom w:val="none"/>
        </w:tcBorders>
      </w:tcPr>
    </w:tblStylePr>
    <w:tblStylePr w:type="firstRow">
      <w:rPr>
        <w:rFonts w:ascii="Arial" w:hAnsi="Arial"/>
        <w:b/>
        <w:color w:val="5C702F" w:themeColor="accent3" w:themeTint="FE" w:themeShade="95"/>
        <w:sz w:val="22"/>
      </w:rPr>
      <w:tcPr>
        <w:shd w:val="clear" w:color="FFFFFF" w:themeFill="light1" w:themeColor="light1"/>
        <w:tcBorders>
          <w:left w:val="none"/>
          <w:top w:val="none"/>
          <w:right w:val="none"/>
          <w:bottom w:val="single" w:color="000000" w:sz="4" w:space="0" w:themeColor="accent3" w:themeTint="FE"/>
        </w:tcBorders>
      </w:tcPr>
    </w:tblStylePr>
    <w:tblStylePr w:type="lastCol">
      <w:rPr>
        <w:rFonts w:ascii="Arial" w:hAnsi="Arial"/>
        <w:i/>
        <w:color w:val="5C702F" w:themeColor="accent3" w:themeTint="FE" w:themeShade="95"/>
        <w:sz w:val="22"/>
      </w:rPr>
      <w:tcPr>
        <w:shd w:color="FFFFFF"/>
        <w:tcBorders>
          <w:left w:val="single" w:color="000000" w:sz="4" w:space="0" w:themeColor="accent3" w:themeTint="FE"/>
          <w:top w:val="none"/>
          <w:right w:val="none"/>
          <w:bottom w:val="none"/>
        </w:tcBorders>
      </w:tcPr>
    </w:tblStylePr>
    <w:tblStylePr w:type="lastRow">
      <w:rPr>
        <w:rFonts w:ascii="Arial" w:hAnsi="Arial"/>
        <w:b/>
        <w:color w:val="5C702F" w:themeColor="accent3" w:themeTint="FE" w:themeShade="95"/>
        <w:sz w:val="22"/>
      </w:rPr>
      <w:tcPr>
        <w:shd w:val="clear" w:color="FFFFFF" w:themeFill="light1" w:themeColor="light1"/>
        <w:tcBorders>
          <w:left w:val="none"/>
          <w:top w:val="single" w:color="000000" w:sz="4" w:space="0" w:themeColor="accent3" w:themeTint="FE"/>
          <w:right w:val="none"/>
          <w:bottom w:val="none"/>
        </w:tcBorders>
      </w:tcPr>
    </w:tblStylePr>
  </w:style>
  <w:style w:type="table" w:styleId="99">
    <w:name w:val="Grid Table 7 Colorful - Accent 4"/>
    <w:basedOn w:val="30"/>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top w:val="none"/>
          <w:right w:val="single" w:color="000000" w:sz="4" w:space="0" w:themeColor="accent4" w:themeTint="9A"/>
          <w:bottom w:val="none"/>
        </w:tcBorders>
      </w:tcPr>
    </w:tblStylePr>
    <w:tblStylePr w:type="firstRow">
      <w:rPr>
        <w:rFonts w:ascii="Arial" w:hAnsi="Arial"/>
        <w:b/>
        <w:color w:val="664F82" w:themeColor="accent4" w:themeTint="9A" w:themeShade="95"/>
        <w:sz w:val="22"/>
      </w:rPr>
      <w:tcPr>
        <w:shd w:val="clear" w:color="FFFFFF" w:themeFill="light1" w:themeColor="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right w:val="none"/>
          <w:bottom w:val="none"/>
        </w:tcBorders>
      </w:tcPr>
    </w:tblStylePr>
    <w:tblStylePr w:type="lastRow">
      <w:rPr>
        <w:rFonts w:ascii="Arial" w:hAnsi="Arial"/>
        <w:b/>
        <w:color w:val="664F82" w:themeColor="accent4" w:themeTint="9A" w:themeShade="95"/>
        <w:sz w:val="22"/>
      </w:rPr>
      <w:tcPr>
        <w:shd w:val="clear" w:color="FFFFFF" w:themeFill="light1" w:themeColor="light1"/>
        <w:tcBorders>
          <w:left w:val="none"/>
          <w:top w:val="single" w:color="000000" w:sz="4" w:space="0" w:themeColor="accent4" w:themeTint="9A"/>
          <w:right w:val="none"/>
          <w:bottom w:val="none"/>
        </w:tcBorders>
      </w:tcPr>
    </w:tblStylePr>
  </w:style>
  <w:style w:type="table" w:styleId="100">
    <w:name w:val="Grid Table 7 Colorful - Accent 5"/>
    <w:basedOn w:val="30"/>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left w:val="none"/>
          <w:top w:val="none"/>
          <w:right w:val="single" w:color="000000" w:sz="4" w:space="0" w:themeColor="accent5" w:themeTint="90"/>
          <w:bottom w:val="none"/>
        </w:tcBorders>
      </w:tcPr>
    </w:tblStylePr>
    <w:tblStylePr w:type="firstRow">
      <w:rPr>
        <w:rFonts w:ascii="Arial" w:hAnsi="Arial"/>
        <w:b/>
        <w:color w:val="266777" w:themeColor="accent5" w:themeShade="95"/>
        <w:sz w:val="22"/>
      </w:rPr>
      <w:tcPr>
        <w:shd w:val="clear" w:color="FFFFFF" w:themeFill="light1" w:themeColor="light1"/>
        <w:tcBorders>
          <w:left w:val="none"/>
          <w:top w:val="none"/>
          <w:right w:val="none"/>
          <w:bottom w:val="single" w:color="000000" w:sz="4" w:space="0" w:themeColor="accent5" w:themeTint="90"/>
        </w:tcBorders>
      </w:tcPr>
    </w:tblStylePr>
    <w:tblStylePr w:type="lastCol">
      <w:rPr>
        <w:rFonts w:ascii="Arial" w:hAnsi="Arial"/>
        <w:i/>
        <w:color w:val="266777" w:themeColor="accent5" w:themeShade="95"/>
        <w:sz w:val="22"/>
      </w:rPr>
      <w:tcPr>
        <w:shd w:color="FFFFFF"/>
        <w:tcBorders>
          <w:left w:val="single" w:color="000000" w:sz="4" w:space="0" w:themeColor="accent5" w:themeTint="90"/>
          <w:top w:val="none"/>
          <w:right w:val="none"/>
          <w:bottom w:val="none"/>
        </w:tcBorders>
      </w:tcPr>
    </w:tblStylePr>
    <w:tblStylePr w:type="lastRow">
      <w:rPr>
        <w:rFonts w:ascii="Arial" w:hAnsi="Arial"/>
        <w:b/>
        <w:color w:val="266777" w:themeColor="accent5" w:themeShade="95"/>
        <w:sz w:val="22"/>
      </w:rPr>
      <w:tcPr>
        <w:shd w:val="clear" w:color="FFFFFF" w:themeFill="light1" w:themeColor="light1"/>
        <w:tcBorders>
          <w:left w:val="none"/>
          <w:top w:val="single" w:color="000000" w:sz="4" w:space="0" w:themeColor="accent5" w:themeTint="90"/>
          <w:right w:val="none"/>
          <w:bottom w:val="none"/>
        </w:tcBorders>
      </w:tcPr>
    </w:tblStylePr>
  </w:style>
  <w:style w:type="table" w:styleId="101">
    <w:name w:val="Grid Table 7 Colorful - Accent 6"/>
    <w:basedOn w:val="30"/>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left w:val="none"/>
          <w:top w:val="none"/>
          <w:right w:val="single" w:color="000000" w:sz="4" w:space="0" w:themeColor="accent6" w:themeTint="90"/>
          <w:bottom w:val="none"/>
        </w:tcBorders>
      </w:tcPr>
    </w:tblStylePr>
    <w:tblStylePr w:type="firstRow">
      <w:rPr>
        <w:rFonts w:ascii="Arial" w:hAnsi="Arial"/>
        <w:b/>
        <w:color w:val="B05307" w:themeColor="accent6" w:themeShade="95"/>
        <w:sz w:val="22"/>
      </w:rPr>
      <w:tcPr>
        <w:shd w:val="clear" w:color="FFFFFF" w:themeFill="light1" w:themeColor="light1"/>
        <w:tcBorders>
          <w:left w:val="none"/>
          <w:top w:val="none"/>
          <w:right w:val="none"/>
          <w:bottom w:val="single" w:color="000000" w:sz="4" w:space="0" w:themeColor="accent6" w:themeTint="90"/>
        </w:tcBorders>
      </w:tcPr>
    </w:tblStylePr>
    <w:tblStylePr w:type="lastCol">
      <w:rPr>
        <w:rFonts w:ascii="Arial" w:hAnsi="Arial"/>
        <w:i/>
        <w:color w:val="B05307" w:themeColor="accent6" w:themeShade="95"/>
        <w:sz w:val="22"/>
      </w:rPr>
      <w:tcPr>
        <w:shd w:color="FFFFFF"/>
        <w:tcBorders>
          <w:left w:val="single" w:color="000000" w:sz="4" w:space="0" w:themeColor="accent6" w:themeTint="90"/>
          <w:top w:val="none"/>
          <w:right w:val="none"/>
          <w:bottom w:val="none"/>
        </w:tcBorders>
      </w:tcPr>
    </w:tblStylePr>
    <w:tblStylePr w:type="lastRow">
      <w:rPr>
        <w:rFonts w:ascii="Arial" w:hAnsi="Arial"/>
        <w:b/>
        <w:color w:val="B05307" w:themeColor="accent6" w:themeShade="95"/>
        <w:sz w:val="22"/>
      </w:rPr>
      <w:tcPr>
        <w:shd w:val="clear" w:color="FFFFFF" w:themeFill="light1" w:themeColor="light1"/>
        <w:tcBorders>
          <w:left w:val="none"/>
          <w:top w:val="single" w:color="000000" w:sz="4" w:space="0" w:themeColor="accent6" w:themeTint="90"/>
          <w:right w:val="none"/>
          <w:bottom w:val="none"/>
        </w:tcBorders>
      </w:tcPr>
    </w:tblStylePr>
  </w:style>
  <w:style w:type="table" w:styleId="102">
    <w:name w:val="List Table 1 Light"/>
    <w:basedOn w:val="30"/>
    <w:uiPriority w:val="99"/>
    <w:pPr>
      <w:spacing w:lineRule="auto" w:line="240" w:after="0"/>
    </w:pPr>
    <w:tblPr>
      <w:tblStyleRowBandSize w:val="1"/>
      <w:tblStyleColBandSize w:val="1"/>
      <w:tblInd w:w="0" w:type="dxa"/>
    </w:tblPr>
    <w:tblStylePr w:type="band1Horz">
      <w:tcPr>
        <w:shd w:val="clear" w:color="FFFFFF" w:themeFill="text1" w:themeFillTint="40" w:themeColor="text1" w:themeTint="40"/>
      </w:tcPr>
    </w:tblStylePr>
    <w:tblStylePr w:type="band1Vert">
      <w:tcPr>
        <w:shd w:val="clear" w:color="FFFFFF" w:themeFill="text1" w:themeFillTint="40"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3">
    <w:name w:val="List Table 1 Light - Accent 1"/>
    <w:basedOn w:val="30"/>
    <w:uiPriority w:val="99"/>
    <w:pPr>
      <w:spacing w:lineRule="auto" w:line="240" w:after="0"/>
    </w:pPr>
    <w:tblPr>
      <w:tblStyleRowBandSize w:val="1"/>
      <w:tblStyleColBandSize w:val="1"/>
      <w:tblInd w:w="0" w:type="dxa"/>
    </w:tblPr>
    <w:tblStylePr w:type="band1Horz">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4">
    <w:name w:val="List Table 1 Light - Accent 2"/>
    <w:basedOn w:val="30"/>
    <w:uiPriority w:val="99"/>
    <w:pPr>
      <w:spacing w:lineRule="auto" w:line="240" w:after="0"/>
    </w:pPr>
    <w:tblPr>
      <w:tblStyleRowBandSize w:val="1"/>
      <w:tblStyleColBandSize w:val="1"/>
      <w:tblInd w:w="0" w:type="dxa"/>
    </w:tblPr>
    <w:tblStylePr w:type="band1Horz">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5">
    <w:name w:val="List Table 1 Light - Accent 3"/>
    <w:basedOn w:val="30"/>
    <w:uiPriority w:val="99"/>
    <w:pPr>
      <w:spacing w:lineRule="auto" w:line="240" w:after="0"/>
    </w:pPr>
    <w:tblPr>
      <w:tblStyleRowBandSize w:val="1"/>
      <w:tblStyleColBandSize w:val="1"/>
      <w:tblInd w:w="0" w:type="dxa"/>
    </w:tblPr>
    <w:tblStylePr w:type="band1Horz">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6">
    <w:name w:val="List Table 1 Light - Accent 4"/>
    <w:basedOn w:val="30"/>
    <w:uiPriority w:val="99"/>
    <w:pPr>
      <w:spacing w:lineRule="auto" w:line="240" w:after="0"/>
    </w:pPr>
    <w:tblPr>
      <w:tblStyleRowBandSize w:val="1"/>
      <w:tblStyleColBandSize w:val="1"/>
      <w:tblInd w:w="0" w:type="dxa"/>
    </w:tblPr>
    <w:tblStylePr w:type="band1Horz">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7">
    <w:name w:val="List Table 1 Light - Accent 5"/>
    <w:basedOn w:val="30"/>
    <w:uiPriority w:val="99"/>
    <w:pPr>
      <w:spacing w:lineRule="auto" w:line="240" w:after="0"/>
    </w:pPr>
    <w:tblPr>
      <w:tblStyleRowBandSize w:val="1"/>
      <w:tblStyleColBandSize w:val="1"/>
      <w:tblInd w:w="0" w:type="dxa"/>
    </w:tblPr>
    <w:tblStylePr w:type="band1Horz">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8">
    <w:name w:val="List Table 1 Light - Accent 6"/>
    <w:basedOn w:val="30"/>
    <w:uiPriority w:val="99"/>
    <w:pPr>
      <w:spacing w:lineRule="auto" w:line="240" w:after="0"/>
    </w:pPr>
    <w:tblPr>
      <w:tblStyleRowBandSize w:val="1"/>
      <w:tblStyleColBandSize w:val="1"/>
      <w:tblInd w:w="0" w:type="dxa"/>
    </w:tblPr>
    <w:tblStylePr w:type="band1Horz">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9">
    <w:name w:val="List Table 2"/>
    <w:basedOn w:val="30"/>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10">
    <w:name w:val="List Table 2 - Accent 1"/>
    <w:basedOn w:val="30"/>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11">
    <w:name w:val="List Table 2 - Accent 2"/>
    <w:basedOn w:val="30"/>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2">
    <w:name w:val="List Table 2 - Accent 3"/>
    <w:basedOn w:val="30"/>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3">
    <w:name w:val="List Table 2 - Accent 4"/>
    <w:basedOn w:val="30"/>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4">
    <w:name w:val="List Table 2 - Accent 5"/>
    <w:basedOn w:val="30"/>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5">
    <w:name w:val="List Table 2 - Accent 6"/>
    <w:basedOn w:val="30"/>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6">
    <w:name w:val="List Table 3"/>
    <w:basedOn w:val="3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117">
    <w:name w:val="List Table 3 - Accent 1"/>
    <w:basedOn w:val="30"/>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118">
    <w:name w:val="List Table 3 - Accent 2"/>
    <w:basedOn w:val="3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Pr>
    </w:tblStylePr>
    <w:tblStylePr w:type="lastCol">
      <w:rPr>
        <w:b/>
        <w:color w:val="404040"/>
      </w:rPr>
    </w:tblStylePr>
    <w:tblStylePr w:type="lastRow">
      <w:rPr>
        <w:b/>
        <w:color w:val="404040"/>
      </w:rPr>
    </w:tblStylePr>
  </w:style>
  <w:style w:type="table" w:styleId="119">
    <w:name w:val="List Table 3 - Accent 3"/>
    <w:basedOn w:val="30"/>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Fill="accent3" w:themeFillTint="98" w:themeColor="accent3" w:themeTint="98"/>
      </w:tcPr>
    </w:tblStylePr>
    <w:tblStylePr w:type="lastCol">
      <w:rPr>
        <w:b/>
        <w:color w:val="404040"/>
      </w:rPr>
    </w:tblStylePr>
    <w:tblStylePr w:type="lastRow">
      <w:rPr>
        <w:b/>
        <w:color w:val="404040"/>
      </w:rPr>
    </w:tblStylePr>
  </w:style>
  <w:style w:type="table" w:styleId="120">
    <w:name w:val="List Table 3 - Accent 4"/>
    <w:basedOn w:val="3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Pr>
    </w:tblStylePr>
    <w:tblStylePr w:type="lastCol">
      <w:rPr>
        <w:b/>
        <w:color w:val="404040"/>
      </w:rPr>
    </w:tblStylePr>
    <w:tblStylePr w:type="lastRow">
      <w:rPr>
        <w:b/>
        <w:color w:val="404040"/>
      </w:rPr>
    </w:tblStylePr>
  </w:style>
  <w:style w:type="table" w:styleId="121">
    <w:name w:val="List Table 3 - Accent 5"/>
    <w:basedOn w:val="30"/>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Fill="accent5" w:themeFillTint="9A" w:themeColor="accent5" w:themeTint="9A"/>
      </w:tcPr>
    </w:tblStylePr>
    <w:tblStylePr w:type="lastCol">
      <w:rPr>
        <w:b/>
        <w:color w:val="404040"/>
      </w:rPr>
    </w:tblStylePr>
    <w:tblStylePr w:type="lastRow">
      <w:rPr>
        <w:b/>
        <w:color w:val="404040"/>
      </w:rPr>
    </w:tblStylePr>
  </w:style>
  <w:style w:type="table" w:styleId="122">
    <w:name w:val="List Table 3 - Accent 6"/>
    <w:basedOn w:val="30"/>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Fill="accent6" w:themeFillTint="98" w:themeColor="accent6" w:themeTint="98"/>
      </w:tcPr>
    </w:tblStylePr>
    <w:tblStylePr w:type="lastCol">
      <w:rPr>
        <w:b/>
        <w:color w:val="404040"/>
      </w:rPr>
    </w:tblStylePr>
    <w:tblStylePr w:type="lastRow">
      <w:rPr>
        <w:b/>
        <w:color w:val="404040"/>
      </w:rPr>
    </w:tblStylePr>
  </w:style>
  <w:style w:type="table" w:styleId="123">
    <w:name w:val="List Table 4"/>
    <w:basedOn w:val="3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124">
    <w:name w:val="List Table 4 - Accent 1"/>
    <w:basedOn w:val="30"/>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125">
    <w:name w:val="List Table 4 - Accent 2"/>
    <w:basedOn w:val="30"/>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FFFFFF" w:themeFill="accent2" w:themeColor="accent2"/>
      </w:tcPr>
    </w:tblStylePr>
    <w:tblStylePr w:type="lastCol">
      <w:rPr>
        <w:b/>
        <w:color w:val="404040"/>
      </w:rPr>
    </w:tblStylePr>
    <w:tblStylePr w:type="lastRow">
      <w:rPr>
        <w:b/>
        <w:color w:val="404040"/>
      </w:rPr>
    </w:tblStylePr>
  </w:style>
  <w:style w:type="table" w:styleId="126">
    <w:name w:val="List Table 4 - Accent 3"/>
    <w:basedOn w:val="30"/>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FFFFFF" w:themeFill="accent3" w:themeColor="accent3"/>
      </w:tcPr>
    </w:tblStylePr>
    <w:tblStylePr w:type="lastCol">
      <w:rPr>
        <w:b/>
        <w:color w:val="404040"/>
      </w:rPr>
    </w:tblStylePr>
    <w:tblStylePr w:type="lastRow">
      <w:rPr>
        <w:b/>
        <w:color w:val="404040"/>
      </w:rPr>
    </w:tblStylePr>
  </w:style>
  <w:style w:type="table" w:styleId="127">
    <w:name w:val="List Table 4 - Accent 4"/>
    <w:basedOn w:val="30"/>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FFFFFF" w:themeFill="accent4" w:themeColor="accent4"/>
      </w:tcPr>
    </w:tblStylePr>
    <w:tblStylePr w:type="lastCol">
      <w:rPr>
        <w:b/>
        <w:color w:val="404040"/>
      </w:rPr>
    </w:tblStylePr>
    <w:tblStylePr w:type="lastRow">
      <w:rPr>
        <w:b/>
        <w:color w:val="404040"/>
      </w:rPr>
    </w:tblStylePr>
  </w:style>
  <w:style w:type="table" w:styleId="128">
    <w:name w:val="List Table 4 - Accent 5"/>
    <w:basedOn w:val="30"/>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FFFFFF" w:themeFill="accent5" w:themeColor="accent5"/>
      </w:tcPr>
    </w:tblStylePr>
    <w:tblStylePr w:type="lastCol">
      <w:rPr>
        <w:b/>
        <w:color w:val="404040"/>
      </w:rPr>
    </w:tblStylePr>
    <w:tblStylePr w:type="lastRow">
      <w:rPr>
        <w:b/>
        <w:color w:val="404040"/>
      </w:rPr>
    </w:tblStylePr>
  </w:style>
  <w:style w:type="table" w:styleId="129">
    <w:name w:val="List Table 4 - Accent 6"/>
    <w:basedOn w:val="30"/>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FFFFFF" w:themeFill="accent6" w:themeColor="accent6"/>
      </w:tcPr>
    </w:tblStylePr>
    <w:tblStylePr w:type="lastCol">
      <w:rPr>
        <w:b/>
        <w:color w:val="404040"/>
      </w:rPr>
    </w:tblStylePr>
    <w:tblStylePr w:type="lastRow">
      <w:rPr>
        <w:b/>
        <w:color w:val="404040"/>
      </w:rPr>
    </w:tblStylePr>
  </w:style>
  <w:style w:type="table" w:styleId="130">
    <w:name w:val="List Table 5 Dark"/>
    <w:basedOn w:val="30"/>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Fill="text1" w:themeFillTint="80" w:themeColor="text1" w:themeTint="80"/>
    </w:tblPr>
    <w:tblStylePr w:type="band1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1Vert">
      <w:tcPr>
        <w:shd w:val="clear" w:color="FFFFFF" w:themeFill="text1" w:themeFillTint="80" w:themeColor="text1" w:themeTint="80"/>
        <w:tcBorders>
          <w:left w:val="single" w:color="000000" w:sz="4" w:space="0" w:themeColor="light1"/>
          <w:right w:val="single" w:color="000000" w:sz="4" w:space="0" w:themeColor="light1"/>
        </w:tcBorders>
      </w:tcPr>
    </w:tblStylePr>
    <w:tblStylePr w:type="band2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Fill="text1" w:themeFillTint="80"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30"/>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Fill="accent1" w:themeColor="accent1"/>
    </w:tblPr>
    <w:tblStylePr w:type="band1Horz">
      <w:tcPr>
        <w:shd w:val="clear" w:color="FFFFFF" w:themeFill="accent1" w:themeColor="accent1"/>
        <w:tcBorders>
          <w:top w:val="single" w:color="000000" w:sz="4" w:space="0" w:themeColor="light1"/>
          <w:bottom w:val="single" w:color="000000" w:sz="4" w:space="0" w:themeColor="light1"/>
        </w:tcBorders>
      </w:tcPr>
    </w:tblStylePr>
    <w:tblStylePr w:type="band1Vert">
      <w:tcPr>
        <w:shd w:val="clear" w:color="FFFFFF" w:themeFill="accent1" w:themeColor="accent1"/>
        <w:tcBorders>
          <w:left w:val="single" w:color="000000" w:sz="4" w:space="0" w:themeColor="light1"/>
          <w:right w:val="single" w:color="000000" w:sz="4" w:space="0" w:themeColor="light1"/>
        </w:tcBorders>
      </w:tcPr>
    </w:tblStylePr>
    <w:tblStylePr w:type="band2Horz">
      <w:tcPr>
        <w:shd w:val="clear" w:color="FFFFFF" w:themeFill="accent1"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Fill="accent1"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30"/>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Fill="accent2" w:themeFillTint="97" w:themeColor="accent2" w:themeTint="97"/>
    </w:tblPr>
    <w:tblStylePr w:type="band1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1Vert">
      <w:tcPr>
        <w:shd w:val="clear" w:color="FFFFFF" w:themeFill="accent2" w:themeFillTint="97" w:themeColor="accent2" w:themeTint="97"/>
        <w:tcBorders>
          <w:left w:val="single" w:color="000000" w:sz="4" w:space="0" w:themeColor="light1"/>
          <w:right w:val="single" w:color="000000" w:sz="4" w:space="0" w:themeColor="light1"/>
        </w:tcBorders>
      </w:tcPr>
    </w:tblStylePr>
    <w:tblStylePr w:type="band2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Fill="accent2" w:themeFillTint="97"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30"/>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Fill="accent3" w:themeFillTint="98" w:themeColor="accent3" w:themeTint="98"/>
    </w:tblPr>
    <w:tblStylePr w:type="band1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1Vert">
      <w:tcPr>
        <w:shd w:val="clear" w:color="FFFFFF" w:themeFill="accent3" w:themeFillTint="98" w:themeColor="accent3" w:themeTint="98"/>
        <w:tcBorders>
          <w:left w:val="single" w:color="000000" w:sz="4" w:space="0" w:themeColor="light1"/>
          <w:right w:val="single" w:color="000000" w:sz="4" w:space="0" w:themeColor="light1"/>
        </w:tcBorders>
      </w:tcPr>
    </w:tblStylePr>
    <w:tblStylePr w:type="band2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Fill="accent3" w:themeFillTint="98"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30"/>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Fill="accent4" w:themeFillTint="9A" w:themeColor="accent4" w:themeTint="9A"/>
    </w:tblPr>
    <w:tblStylePr w:type="band1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1Vert">
      <w:tcPr>
        <w:shd w:val="clear" w:color="FFFFFF" w:themeFill="accent4" w:themeFillTint="9A" w:themeColor="accent4" w:themeTint="9A"/>
        <w:tcBorders>
          <w:left w:val="single" w:color="000000" w:sz="4" w:space="0" w:themeColor="light1"/>
          <w:right w:val="single" w:color="000000" w:sz="4" w:space="0" w:themeColor="light1"/>
        </w:tcBorders>
      </w:tcPr>
    </w:tblStylePr>
    <w:tblStylePr w:type="band2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Fill="accent4" w:themeFillTint="9A"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30"/>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Fill="accent5" w:themeFillTint="9A" w:themeColor="accent5" w:themeTint="9A"/>
    </w:tblPr>
    <w:tblStylePr w:type="band1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1Vert">
      <w:tcPr>
        <w:shd w:val="clear" w:color="FFFFFF" w:themeFill="accent5" w:themeFillTint="9A" w:themeColor="accent5" w:themeTint="9A"/>
        <w:tcBorders>
          <w:left w:val="single" w:color="000000" w:sz="4" w:space="0" w:themeColor="light1"/>
          <w:right w:val="single" w:color="000000" w:sz="4" w:space="0" w:themeColor="light1"/>
        </w:tcBorders>
      </w:tcPr>
    </w:tblStylePr>
    <w:tblStylePr w:type="band2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Fill="accent5" w:themeFillTint="9A"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30"/>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Fill="accent6" w:themeFillTint="98" w:themeColor="accent6" w:themeTint="98"/>
    </w:tblPr>
    <w:tblStylePr w:type="band1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1Vert">
      <w:tcPr>
        <w:shd w:val="clear" w:color="FFFFFF" w:themeFill="accent6" w:themeFillTint="98" w:themeColor="accent6" w:themeTint="98"/>
        <w:tcBorders>
          <w:left w:val="single" w:color="000000" w:sz="4" w:space="0" w:themeColor="light1"/>
          <w:right w:val="single" w:color="000000" w:sz="4" w:space="0" w:themeColor="light1"/>
        </w:tcBorders>
      </w:tcPr>
    </w:tblStylePr>
    <w:tblStylePr w:type="band2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Fill="accent6" w:themeFillTint="98"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30"/>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8">
    <w:name w:val="List Table 6 Colorful - Accent 1"/>
    <w:basedOn w:val="30"/>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39">
    <w:name w:val="List Table 6 Colorful - Accent 2"/>
    <w:basedOn w:val="30"/>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40">
    <w:name w:val="List Table 6 Colorful - Accent 3"/>
    <w:basedOn w:val="30"/>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41">
    <w:name w:val="List Table 6 Colorful - Accent 4"/>
    <w:basedOn w:val="30"/>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42">
    <w:name w:val="List Table 6 Colorful - Accent 5"/>
    <w:basedOn w:val="30"/>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43">
    <w:name w:val="List Table 6 Colorful - Accent 6"/>
    <w:basedOn w:val="30"/>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44">
    <w:name w:val="List Table 7 Colorful"/>
    <w:basedOn w:val="30"/>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FFFFFF" w:themeFill="light1" w:themeColor="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FFFFFF" w:themeFill="light1" w:themeColor="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30"/>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left w:val="none"/>
          <w:top w:val="none"/>
          <w:right w:val="single" w:color="000000" w:sz="4" w:space="0" w:themeColor="accent1"/>
          <w:bottom w:val="none"/>
        </w:tcBorders>
      </w:tcPr>
    </w:tblStylePr>
    <w:tblStylePr w:type="firstRow">
      <w:rPr>
        <w:rFonts w:ascii="Arial" w:hAnsi="Arial"/>
        <w:i/>
        <w:color w:val="2A4B71" w:themeColor="accent1" w:themeShade="95"/>
        <w:sz w:val="22"/>
      </w:rPr>
      <w:tcPr>
        <w:shd w:val="clear" w:color="FFFFFF" w:themeFill="light1" w:themeColor="light1"/>
        <w:tcBorders>
          <w:left w:val="none"/>
          <w:top w:val="none"/>
          <w:right w:val="none"/>
          <w:bottom w:val="single" w:color="000000" w:sz="4" w:space="0" w:themeColor="accent1"/>
        </w:tcBorders>
      </w:tcPr>
    </w:tblStylePr>
    <w:tblStylePr w:type="lastCol">
      <w:rPr>
        <w:rFonts w:ascii="Arial" w:hAnsi="Arial"/>
        <w:i/>
        <w:color w:val="2A4B71" w:themeColor="accent1" w:themeShade="95"/>
        <w:sz w:val="22"/>
      </w:rPr>
      <w:tcPr>
        <w:shd w:color="FFFFFF"/>
        <w:tcBorders>
          <w:left w:val="single" w:color="000000" w:sz="4" w:space="0" w:themeColor="accent1"/>
          <w:top w:val="none"/>
          <w:right w:val="none"/>
          <w:bottom w:val="none"/>
        </w:tcBorders>
      </w:tcPr>
    </w:tblStylePr>
    <w:tblStylePr w:type="lastRow">
      <w:rPr>
        <w:rFonts w:ascii="Arial" w:hAnsi="Arial"/>
        <w:i/>
        <w:color w:val="2A4B71" w:themeColor="accent1" w:themeShade="95"/>
        <w:sz w:val="22"/>
      </w:rPr>
      <w:tcPr>
        <w:shd w:val="clear" w:color="FFFFFF" w:themeFill="light1" w:themeColor="light1"/>
        <w:tcBorders>
          <w:left w:val="none"/>
          <w:top w:val="single" w:color="000000" w:sz="4" w:space="0" w:themeColor="accent1"/>
          <w:right w:val="none"/>
          <w:bottom w:val="none"/>
        </w:tcBorders>
      </w:tcPr>
    </w:tblStylePr>
    <w:tblStylePr w:type="wholeTable">
      <w:rPr>
        <w:rFonts w:ascii="Arial" w:hAnsi="Arial"/>
        <w:color w:val="2A4B71" w:themeColor="accent1" w:themeShade="95"/>
        <w:sz w:val="22"/>
      </w:rPr>
    </w:tblStylePr>
  </w:style>
  <w:style w:type="table" w:styleId="146">
    <w:name w:val="List Table 7 Colorful - Accent 2"/>
    <w:basedOn w:val="30"/>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top w:val="none"/>
          <w:right w:val="single" w:color="000000" w:sz="4" w:space="0" w:themeColor="accent2" w:themeTint="97"/>
          <w:bottom w:val="none"/>
        </w:tcBorders>
      </w:tcPr>
    </w:tblStylePr>
    <w:tblStylePr w:type="firstRow">
      <w:rPr>
        <w:rFonts w:ascii="Arial" w:hAnsi="Arial"/>
        <w:i/>
        <w:color w:val="9C3A37" w:themeColor="accent2" w:themeTint="97" w:themeShade="95"/>
        <w:sz w:val="22"/>
      </w:rPr>
      <w:tcPr>
        <w:shd w:val="clear" w:color="FFFFFF" w:themeFill="light1" w:themeColor="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right w:val="none"/>
          <w:bottom w:val="none"/>
        </w:tcBorders>
      </w:tcPr>
    </w:tblStylePr>
    <w:tblStylePr w:type="lastRow">
      <w:rPr>
        <w:rFonts w:ascii="Arial" w:hAnsi="Arial"/>
        <w:i/>
        <w:color w:val="9C3A37" w:themeColor="accent2" w:themeTint="97" w:themeShade="95"/>
        <w:sz w:val="22"/>
      </w:rPr>
      <w:tcPr>
        <w:shd w:val="clear" w:color="FFFFFF" w:themeFill="light1" w:themeColor="light1"/>
        <w:tcBorders>
          <w:left w:val="none"/>
          <w:top w:val="single" w:color="000000" w:sz="4" w:space="0" w:themeColor="accent2" w:themeTint="97"/>
          <w:right w:val="none"/>
          <w:bottom w:val="none"/>
        </w:tcBorders>
      </w:tcPr>
    </w:tblStylePr>
    <w:tblStylePr w:type="wholeTable">
      <w:rPr>
        <w:rFonts w:ascii="Arial" w:hAnsi="Arial"/>
        <w:color w:val="9C3A37" w:themeColor="accent2" w:themeTint="97" w:themeShade="95"/>
        <w:sz w:val="22"/>
      </w:rPr>
    </w:tblStylePr>
  </w:style>
  <w:style w:type="table" w:styleId="147">
    <w:name w:val="List Table 7 Colorful - Accent 3"/>
    <w:basedOn w:val="30"/>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left w:val="none"/>
          <w:top w:val="none"/>
          <w:right w:val="single" w:color="000000" w:sz="4" w:space="0" w:themeColor="accent3" w:themeTint="98"/>
          <w:bottom w:val="none"/>
        </w:tcBorders>
      </w:tcPr>
    </w:tblStylePr>
    <w:tblStylePr w:type="firstRow">
      <w:rPr>
        <w:rFonts w:ascii="Arial" w:hAnsi="Arial"/>
        <w:i/>
        <w:color w:val="7C983F" w:themeColor="accent3" w:themeTint="98" w:themeShade="95"/>
        <w:sz w:val="22"/>
      </w:rPr>
      <w:tcPr>
        <w:shd w:val="clear" w:color="FFFFFF" w:themeFill="light1" w:themeColor="light1"/>
        <w:tcBorders>
          <w:left w:val="none"/>
          <w:top w:val="none"/>
          <w:right w:val="none"/>
          <w:bottom w:val="single" w:color="000000" w:sz="4" w:space="0" w:themeColor="accent3" w:themeTint="98"/>
        </w:tcBorders>
      </w:tcPr>
    </w:tblStylePr>
    <w:tblStylePr w:type="lastCol">
      <w:rPr>
        <w:rFonts w:ascii="Arial" w:hAnsi="Arial"/>
        <w:i/>
        <w:color w:val="7C983F" w:themeColor="accent3" w:themeTint="98" w:themeShade="95"/>
        <w:sz w:val="22"/>
      </w:rPr>
      <w:tcPr>
        <w:shd w:color="FFFFFF"/>
        <w:tcBorders>
          <w:left w:val="single" w:color="000000" w:sz="4" w:space="0" w:themeColor="accent3" w:themeTint="98"/>
          <w:top w:val="none"/>
          <w:right w:val="none"/>
          <w:bottom w:val="none"/>
        </w:tcBorders>
      </w:tcPr>
    </w:tblStylePr>
    <w:tblStylePr w:type="lastRow">
      <w:rPr>
        <w:rFonts w:ascii="Arial" w:hAnsi="Arial"/>
        <w:i/>
        <w:color w:val="7C983F" w:themeColor="accent3" w:themeTint="98" w:themeShade="95"/>
        <w:sz w:val="22"/>
      </w:rPr>
      <w:tcPr>
        <w:shd w:val="clear" w:color="FFFFFF" w:themeFill="light1" w:themeColor="light1"/>
        <w:tcBorders>
          <w:left w:val="none"/>
          <w:top w:val="single" w:color="000000" w:sz="4" w:space="0" w:themeColor="accent3" w:themeTint="98"/>
          <w:right w:val="none"/>
          <w:bottom w:val="none"/>
        </w:tcBorders>
      </w:tcPr>
    </w:tblStylePr>
    <w:tblStylePr w:type="wholeTable">
      <w:rPr>
        <w:rFonts w:ascii="Arial" w:hAnsi="Arial"/>
        <w:color w:val="7C983F" w:themeColor="accent3" w:themeTint="98" w:themeShade="95"/>
        <w:sz w:val="22"/>
      </w:rPr>
    </w:tblStylePr>
  </w:style>
  <w:style w:type="table" w:styleId="148">
    <w:name w:val="List Table 7 Colorful - Accent 4"/>
    <w:basedOn w:val="30"/>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top w:val="none"/>
          <w:right w:val="single" w:color="000000" w:sz="4" w:space="0" w:themeColor="accent4" w:themeTint="9A"/>
          <w:bottom w:val="none"/>
        </w:tcBorders>
      </w:tcPr>
    </w:tblStylePr>
    <w:tblStylePr w:type="firstRow">
      <w:rPr>
        <w:rFonts w:ascii="Arial" w:hAnsi="Arial"/>
        <w:i/>
        <w:color w:val="664F82" w:themeColor="accent4" w:themeTint="9A" w:themeShade="95"/>
        <w:sz w:val="22"/>
      </w:rPr>
      <w:tcPr>
        <w:shd w:val="clear" w:color="FFFFFF" w:themeFill="light1" w:themeColor="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right w:val="none"/>
          <w:bottom w:val="none"/>
        </w:tcBorders>
      </w:tcPr>
    </w:tblStylePr>
    <w:tblStylePr w:type="lastRow">
      <w:rPr>
        <w:rFonts w:ascii="Arial" w:hAnsi="Arial"/>
        <w:i/>
        <w:color w:val="664F82" w:themeColor="accent4" w:themeTint="9A" w:themeShade="95"/>
        <w:sz w:val="22"/>
      </w:rPr>
      <w:tcPr>
        <w:shd w:val="clear" w:color="FFFFFF" w:themeFill="light1" w:themeColor="light1"/>
        <w:tcBorders>
          <w:left w:val="none"/>
          <w:top w:val="single" w:color="000000" w:sz="4" w:space="0" w:themeColor="accent4" w:themeTint="9A"/>
          <w:right w:val="none"/>
          <w:bottom w:val="none"/>
        </w:tcBorders>
      </w:tcPr>
    </w:tblStylePr>
    <w:tblStylePr w:type="wholeTable">
      <w:rPr>
        <w:rFonts w:ascii="Arial" w:hAnsi="Arial"/>
        <w:color w:val="664F82" w:themeColor="accent4" w:themeTint="9A" w:themeShade="95"/>
        <w:sz w:val="22"/>
      </w:rPr>
    </w:tblStylePr>
  </w:style>
  <w:style w:type="table" w:styleId="149">
    <w:name w:val="List Table 7 Colorful - Accent 5"/>
    <w:basedOn w:val="30"/>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left w:val="none"/>
          <w:top w:val="none"/>
          <w:right w:val="single" w:color="000000" w:sz="4" w:space="0" w:themeColor="accent5" w:themeTint="9A"/>
          <w:bottom w:val="none"/>
        </w:tcBorders>
      </w:tcPr>
    </w:tblStylePr>
    <w:tblStylePr w:type="firstRow">
      <w:rPr>
        <w:rFonts w:ascii="Arial" w:hAnsi="Arial"/>
        <w:i/>
        <w:color w:val="338AA0" w:themeColor="accent5" w:themeTint="9A" w:themeShade="95"/>
        <w:sz w:val="22"/>
      </w:rPr>
      <w:tcPr>
        <w:shd w:val="clear" w:color="FFFFFF" w:themeFill="light1" w:themeColor="light1"/>
        <w:tcBorders>
          <w:left w:val="none"/>
          <w:top w:val="none"/>
          <w:right w:val="none"/>
          <w:bottom w:val="single" w:color="000000" w:sz="4" w:space="0" w:themeColor="accent5" w:themeTint="9A"/>
        </w:tcBorders>
      </w:tcPr>
    </w:tblStylePr>
    <w:tblStylePr w:type="lastCol">
      <w:rPr>
        <w:rFonts w:ascii="Arial" w:hAnsi="Arial"/>
        <w:i/>
        <w:color w:val="338AA0" w:themeColor="accent5" w:themeTint="9A" w:themeShade="95"/>
        <w:sz w:val="22"/>
      </w:rPr>
      <w:tcPr>
        <w:shd w:color="FFFFFF"/>
        <w:tcBorders>
          <w:left w:val="single" w:color="000000" w:sz="4" w:space="0" w:themeColor="accent5" w:themeTint="9A"/>
          <w:top w:val="none"/>
          <w:right w:val="none"/>
          <w:bottom w:val="none"/>
        </w:tcBorders>
      </w:tcPr>
    </w:tblStylePr>
    <w:tblStylePr w:type="lastRow">
      <w:rPr>
        <w:rFonts w:ascii="Arial" w:hAnsi="Arial"/>
        <w:i/>
        <w:color w:val="338AA0" w:themeColor="accent5" w:themeTint="9A" w:themeShade="95"/>
        <w:sz w:val="22"/>
      </w:rPr>
      <w:tcPr>
        <w:shd w:val="clear" w:color="FFFFFF" w:themeFill="light1" w:themeColor="light1"/>
        <w:tcBorders>
          <w:left w:val="none"/>
          <w:top w:val="single" w:color="000000" w:sz="4" w:space="0" w:themeColor="accent5" w:themeTint="9A"/>
          <w:right w:val="none"/>
          <w:bottom w:val="none"/>
        </w:tcBorders>
      </w:tcPr>
    </w:tblStylePr>
    <w:tblStylePr w:type="wholeTable">
      <w:rPr>
        <w:rFonts w:ascii="Arial" w:hAnsi="Arial"/>
        <w:color w:val="338AA0" w:themeColor="accent5" w:themeTint="9A" w:themeShade="95"/>
        <w:sz w:val="22"/>
      </w:rPr>
    </w:tblStylePr>
  </w:style>
  <w:style w:type="table" w:styleId="150">
    <w:name w:val="List Table 7 Colorful - Accent 6"/>
    <w:basedOn w:val="30"/>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left w:val="none"/>
          <w:top w:val="none"/>
          <w:right w:val="single" w:color="000000" w:sz="4" w:space="0" w:themeColor="accent6" w:themeTint="98"/>
          <w:bottom w:val="none"/>
        </w:tcBorders>
      </w:tcPr>
    </w:tblStylePr>
    <w:tblStylePr w:type="firstRow">
      <w:rPr>
        <w:rFonts w:ascii="Arial" w:hAnsi="Arial"/>
        <w:i/>
        <w:color w:val="D9680C" w:themeColor="accent6" w:themeTint="98" w:themeShade="95"/>
        <w:sz w:val="22"/>
      </w:rPr>
      <w:tcPr>
        <w:shd w:val="clear" w:color="FFFFFF" w:themeFill="light1" w:themeColor="light1"/>
        <w:tcBorders>
          <w:left w:val="none"/>
          <w:top w:val="none"/>
          <w:right w:val="none"/>
          <w:bottom w:val="single" w:color="000000" w:sz="4" w:space="0" w:themeColor="accent6" w:themeTint="98"/>
        </w:tcBorders>
      </w:tcPr>
    </w:tblStylePr>
    <w:tblStylePr w:type="lastCol">
      <w:rPr>
        <w:rFonts w:ascii="Arial" w:hAnsi="Arial"/>
        <w:i/>
        <w:color w:val="D9680C" w:themeColor="accent6" w:themeTint="98" w:themeShade="95"/>
        <w:sz w:val="22"/>
      </w:rPr>
      <w:tcPr>
        <w:shd w:color="FFFFFF"/>
        <w:tcBorders>
          <w:left w:val="single" w:color="000000" w:sz="4" w:space="0" w:themeColor="accent6" w:themeTint="98"/>
          <w:top w:val="none"/>
          <w:right w:val="none"/>
          <w:bottom w:val="none"/>
        </w:tcBorders>
      </w:tcPr>
    </w:tblStylePr>
    <w:tblStylePr w:type="lastRow">
      <w:rPr>
        <w:rFonts w:ascii="Arial" w:hAnsi="Arial"/>
        <w:i/>
        <w:color w:val="D9680C" w:themeColor="accent6" w:themeTint="98" w:themeShade="95"/>
        <w:sz w:val="22"/>
      </w:rPr>
      <w:tcPr>
        <w:shd w:val="clear" w:color="FFFFFF" w:themeFill="light1" w:themeColor="light1"/>
        <w:tcBorders>
          <w:left w:val="none"/>
          <w:top w:val="single" w:color="000000" w:sz="4" w:space="0" w:themeColor="accent6" w:themeTint="98"/>
          <w:right w:val="none"/>
          <w:bottom w:val="none"/>
        </w:tcBorders>
      </w:tcPr>
    </w:tblStylePr>
    <w:tblStylePr w:type="wholeTable">
      <w:rPr>
        <w:rFonts w:ascii="Arial" w:hAnsi="Arial"/>
        <w:color w:val="D9680C" w:themeColor="accent6" w:themeTint="98" w:themeShade="95"/>
        <w:sz w:val="22"/>
      </w:rPr>
    </w:tblStylePr>
  </w:style>
  <w:style w:type="table" w:styleId="151">
    <w:name w:val="Lined - Accent"/>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152">
    <w:name w:val="Lined - Accent 1"/>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153">
    <w:name w:val="Lined - Accent 2"/>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154">
    <w:name w:val="Lined - Accent 3"/>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155">
    <w:name w:val="Lined - Accent 4"/>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156">
    <w:name w:val="Lined - Accent 5"/>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157">
    <w:name w:val="Lined - Accent 6"/>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158">
    <w:name w:val="Bordered &amp; Lined - Accent"/>
    <w:basedOn w:val="30"/>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159">
    <w:name w:val="Bordered &amp; Lined - Accent 1"/>
    <w:basedOn w:val="30"/>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160">
    <w:name w:val="Bordered &amp; Lined - Accent 2"/>
    <w:basedOn w:val="30"/>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161">
    <w:name w:val="Bordered &amp; Lined - Accent 3"/>
    <w:basedOn w:val="30"/>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162">
    <w:name w:val="Bordered &amp; Lined - Accent 4"/>
    <w:basedOn w:val="30"/>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163">
    <w:name w:val="Bordered &amp; Lined - Accent 5"/>
    <w:basedOn w:val="30"/>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164">
    <w:name w:val="Bordered &amp; Lined - Accent 6"/>
    <w:basedOn w:val="30"/>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165">
    <w:name w:val="Bordered"/>
    <w:basedOn w:val="30"/>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6">
    <w:name w:val="Bordered - Accent 1"/>
    <w:basedOn w:val="3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7">
    <w:name w:val="Bordered - Accent 2"/>
    <w:basedOn w:val="3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8">
    <w:name w:val="Bordered - Accent 3"/>
    <w:basedOn w:val="3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9">
    <w:name w:val="Bordered - Accent 4"/>
    <w:basedOn w:val="3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70">
    <w:name w:val="Bordered - Accent 5"/>
    <w:basedOn w:val="3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71">
    <w:name w:val="Bordered - Accent 6"/>
    <w:basedOn w:val="3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paragraph" w:styleId="173">
    <w:name w:val="footnote text"/>
    <w:basedOn w:val="611"/>
    <w:link w:val="174"/>
    <w:uiPriority w:val="99"/>
    <w:semiHidden/>
    <w:unhideWhenUsed/>
    <w:rPr>
      <w:sz w:val="18"/>
    </w:rPr>
    <w:pPr>
      <w:spacing w:lineRule="auto" w:line="240" w:after="40"/>
    </w:pPr>
  </w:style>
  <w:style w:type="character" w:styleId="174">
    <w:name w:val="Footnote Text Char"/>
    <w:link w:val="173"/>
    <w:uiPriority w:val="99"/>
    <w:rPr>
      <w:sz w:val="18"/>
    </w:rPr>
  </w:style>
  <w:style w:type="character" w:styleId="175">
    <w:name w:val="footnote reference"/>
    <w:basedOn w:val="9"/>
    <w:uiPriority w:val="99"/>
    <w:unhideWhenUsed/>
    <w:rPr>
      <w:vertAlign w:val="superscript"/>
    </w:rPr>
  </w:style>
  <w:style w:type="paragraph" w:styleId="176">
    <w:name w:val="endnote text"/>
    <w:basedOn w:val="611"/>
    <w:link w:val="177"/>
    <w:uiPriority w:val="99"/>
    <w:semiHidden/>
    <w:unhideWhenUsed/>
    <w:rPr>
      <w:sz w:val="20"/>
    </w:rPr>
    <w:pPr>
      <w:spacing w:lineRule="auto" w:line="240" w:after="0"/>
    </w:pPr>
  </w:style>
  <w:style w:type="character" w:styleId="177">
    <w:name w:val="Endnote Text Char"/>
    <w:link w:val="176"/>
    <w:uiPriority w:val="99"/>
    <w:rPr>
      <w:sz w:val="20"/>
    </w:rPr>
  </w:style>
  <w:style w:type="character" w:styleId="178">
    <w:name w:val="endnote reference"/>
    <w:basedOn w:val="9"/>
    <w:uiPriority w:val="99"/>
    <w:semiHidden/>
    <w:unhideWhenUsed/>
    <w:rPr>
      <w:vertAlign w:val="superscript"/>
    </w:rPr>
  </w:style>
  <w:style w:type="paragraph" w:styleId="179">
    <w:name w:val="toc 1"/>
    <w:basedOn w:val="611"/>
    <w:next w:val="611"/>
    <w:uiPriority w:val="39"/>
    <w:unhideWhenUsed/>
    <w:pPr>
      <w:ind w:left="0" w:right="0" w:firstLine="0"/>
      <w:spacing w:after="57"/>
    </w:pPr>
  </w:style>
  <w:style w:type="paragraph" w:styleId="180">
    <w:name w:val="toc 2"/>
    <w:basedOn w:val="611"/>
    <w:next w:val="611"/>
    <w:uiPriority w:val="39"/>
    <w:unhideWhenUsed/>
    <w:pPr>
      <w:ind w:left="283" w:right="0" w:firstLine="0"/>
      <w:spacing w:after="57"/>
    </w:pPr>
  </w:style>
  <w:style w:type="paragraph" w:styleId="181">
    <w:name w:val="toc 3"/>
    <w:basedOn w:val="611"/>
    <w:next w:val="611"/>
    <w:uiPriority w:val="39"/>
    <w:unhideWhenUsed/>
    <w:pPr>
      <w:ind w:left="567" w:right="0" w:firstLine="0"/>
      <w:spacing w:after="57"/>
    </w:pPr>
  </w:style>
  <w:style w:type="paragraph" w:styleId="182">
    <w:name w:val="toc 4"/>
    <w:basedOn w:val="611"/>
    <w:next w:val="611"/>
    <w:uiPriority w:val="39"/>
    <w:unhideWhenUsed/>
    <w:pPr>
      <w:ind w:left="850" w:right="0" w:firstLine="0"/>
      <w:spacing w:after="57"/>
    </w:pPr>
  </w:style>
  <w:style w:type="paragraph" w:styleId="183">
    <w:name w:val="toc 5"/>
    <w:basedOn w:val="611"/>
    <w:next w:val="611"/>
    <w:uiPriority w:val="39"/>
    <w:unhideWhenUsed/>
    <w:pPr>
      <w:ind w:left="1134" w:right="0" w:firstLine="0"/>
      <w:spacing w:after="57"/>
    </w:pPr>
  </w:style>
  <w:style w:type="paragraph" w:styleId="184">
    <w:name w:val="toc 6"/>
    <w:basedOn w:val="611"/>
    <w:next w:val="611"/>
    <w:uiPriority w:val="39"/>
    <w:unhideWhenUsed/>
    <w:pPr>
      <w:ind w:left="1417" w:right="0" w:firstLine="0"/>
      <w:spacing w:after="57"/>
    </w:pPr>
  </w:style>
  <w:style w:type="paragraph" w:styleId="185">
    <w:name w:val="toc 7"/>
    <w:basedOn w:val="611"/>
    <w:next w:val="611"/>
    <w:uiPriority w:val="39"/>
    <w:unhideWhenUsed/>
    <w:pPr>
      <w:ind w:left="1701" w:right="0" w:firstLine="0"/>
      <w:spacing w:after="57"/>
    </w:pPr>
  </w:style>
  <w:style w:type="paragraph" w:styleId="186">
    <w:name w:val="toc 8"/>
    <w:basedOn w:val="611"/>
    <w:next w:val="611"/>
    <w:uiPriority w:val="39"/>
    <w:unhideWhenUsed/>
    <w:pPr>
      <w:ind w:left="1984" w:right="0" w:firstLine="0"/>
      <w:spacing w:after="57"/>
    </w:pPr>
  </w:style>
  <w:style w:type="paragraph" w:styleId="187">
    <w:name w:val="toc 9"/>
    <w:basedOn w:val="611"/>
    <w:next w:val="611"/>
    <w:uiPriority w:val="39"/>
    <w:unhideWhenUsed/>
    <w:pPr>
      <w:ind w:left="2268" w:right="0" w:firstLine="0"/>
      <w:spacing w:after="57"/>
    </w:pPr>
  </w:style>
  <w:style w:type="paragraph" w:styleId="188">
    <w:name w:val="TOC Heading"/>
    <w:uiPriority w:val="39"/>
    <w:unhideWhenUsed/>
  </w:style>
  <w:style w:type="paragraph" w:styleId="189">
    <w:name w:val="table of figures"/>
    <w:basedOn w:val="611"/>
    <w:next w:val="611"/>
    <w:uiPriority w:val="99"/>
    <w:unhideWhenUsed/>
    <w:pPr>
      <w:spacing w:after="0" w:afterAutospacing="0"/>
    </w:pPr>
  </w:style>
  <w:style w:type="paragraph" w:styleId="611" w:default="1">
    <w:name w:val="Normal"/>
    <w:qFormat/>
    <w:rPr>
      <w:rFonts w:ascii="Times New Roman" w:hAnsi="Times New Roman" w:cs="Lohit Devanagari" w:eastAsia="AR PL SungtiL GB"/>
      <w:color w:val="auto"/>
      <w:sz w:val="24"/>
      <w:szCs w:val="24"/>
      <w:lang w:val="en-US" w:bidi="hi-IN" w:eastAsia="zh-CN"/>
    </w:rPr>
    <w:pPr>
      <w:jc w:val="left"/>
      <w:spacing w:lineRule="auto" w:line="360" w:after="0" w:before="0"/>
      <w:widowControl/>
    </w:pPr>
  </w:style>
  <w:style w:type="paragraph" w:styleId="612">
    <w:name w:val="Heading 2"/>
    <w:basedOn w:val="614"/>
    <w:next w:val="615"/>
    <w:qFormat/>
    <w:rPr>
      <w:rFonts w:ascii="Liberation Serif" w:hAnsi="Liberation Serif" w:cs="Lohit Devanagari" w:eastAsia="Noto Serif CJK SC"/>
      <w:b/>
      <w:bCs/>
      <w:sz w:val="36"/>
      <w:szCs w:val="36"/>
    </w:rPr>
    <w:pPr>
      <w:spacing w:after="120" w:before="200"/>
      <w:outlineLvl w:val="1"/>
    </w:pPr>
  </w:style>
  <w:style w:type="character" w:styleId="613">
    <w:name w:val="Hyperlink"/>
    <w:rPr>
      <w:color w:val="000080"/>
      <w:u w:val="single"/>
    </w:rPr>
  </w:style>
  <w:style w:type="paragraph" w:styleId="614">
    <w:name w:val="Heading"/>
    <w:basedOn w:val="611"/>
    <w:next w:val="615"/>
    <w:qFormat/>
    <w:rPr>
      <w:rFonts w:ascii="Liberation Sans" w:hAnsi="Liberation Sans" w:cs="Lohit Devanagari" w:eastAsia="AR PL SungtiL GB"/>
      <w:sz w:val="28"/>
      <w:szCs w:val="28"/>
    </w:rPr>
    <w:pPr>
      <w:keepNext/>
      <w:spacing w:after="120" w:before="240"/>
    </w:pPr>
  </w:style>
  <w:style w:type="paragraph" w:styleId="615">
    <w:name w:val="Body Text"/>
    <w:basedOn w:val="611"/>
    <w:pPr>
      <w:spacing w:lineRule="auto" w:line="276" w:after="140" w:before="0"/>
    </w:pPr>
  </w:style>
  <w:style w:type="paragraph" w:styleId="616">
    <w:name w:val="List"/>
    <w:basedOn w:val="615"/>
    <w:rPr>
      <w:rFonts w:cs="Lohit Devanagari"/>
    </w:rPr>
  </w:style>
  <w:style w:type="paragraph" w:styleId="617">
    <w:name w:val="Caption"/>
    <w:basedOn w:val="611"/>
    <w:qFormat/>
    <w:rPr>
      <w:rFonts w:cs="Lohit Devanagari"/>
      <w:i/>
      <w:iCs/>
      <w:sz w:val="24"/>
      <w:szCs w:val="24"/>
    </w:rPr>
    <w:pPr>
      <w:spacing w:after="120" w:before="120"/>
      <w:suppressLineNumbers/>
    </w:pPr>
  </w:style>
  <w:style w:type="paragraph" w:styleId="618">
    <w:name w:val="Index"/>
    <w:basedOn w:val="611"/>
    <w:qFormat/>
    <w:rPr>
      <w:rFonts w:cs="Lohit Devanagari"/>
    </w:rPr>
    <w:pPr>
      <w:suppressLineNumbers/>
    </w:pPr>
  </w:style>
  <w:style w:type="paragraph" w:styleId="619">
    <w:name w:val="Header and Footer"/>
    <w:basedOn w:val="611"/>
    <w:qFormat/>
  </w:style>
  <w:style w:type="paragraph" w:styleId="620">
    <w:name w:val="Footer"/>
    <w:basedOn w:val="611"/>
    <w:pPr>
      <w:tabs>
        <w:tab w:val="clear" w:pos="643" w:leader="none"/>
        <w:tab w:val="center" w:pos="4986" w:leader="none"/>
        <w:tab w:val="right" w:pos="9972" w:leader="none"/>
      </w:tabs>
      <w:suppressLineNumbers/>
    </w:pPr>
  </w:style>
  <w:style w:type="character" w:styleId="1497" w:default="1">
    <w:name w:val="Default Paragraph Font"/>
    <w:uiPriority w:val="1"/>
    <w:semiHidden/>
    <w:unhideWhenUsed/>
  </w:style>
  <w:style w:type="numbering" w:styleId="1498" w:default="1">
    <w:name w:val="No List"/>
    <w:uiPriority w:val="99"/>
    <w:semiHidden/>
    <w:unhideWhenUsed/>
  </w:style>
  <w:style w:type="table" w:styleId="1499" w:default="1">
    <w:name w:val="Normal Table"/>
    <w:uiPriority w:val="99"/>
    <w:semiHidden/>
    <w:unhideWhenUsed/>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customXml" Target="../customXml/item1.xml" /><Relationship Id="rId10" Type="http://schemas.openxmlformats.org/officeDocument/2006/relationships/hyperlink" Target="mailto:fran@us.es" TargetMode="External"/><Relationship Id="rId11" Type="http://schemas.openxmlformats.org/officeDocument/2006/relationships/hyperlink" Target="mailto:mgg@us.es" TargetMode="External"/><Relationship Id="rId12" Type="http://schemas.openxmlformats.org/officeDocument/2006/relationships/hyperlink" Target="mailto:fran@us.es" TargetMode="External"/><Relationship Id="rId13" Type="http://schemas.openxmlformats.org/officeDocument/2006/relationships/image" Target="media/image1.jpg"/><Relationship Id="rId14" Type="http://schemas.openxmlformats.org/officeDocument/2006/relationships/image" Target="media/image2.jpg"/><Relationship Id="rId15" Type="http://schemas.openxmlformats.org/officeDocument/2006/relationships/hyperlink" Target="https://mycocosm.jgi.doe.gov/Ostta4221_3/Ostta4221_3.home.html" TargetMode="External"/><Relationship Id="rId16" Type="http://schemas.openxmlformats.org/officeDocument/2006/relationships/hyperlink" Target="https://github.com/fran-romero-campero/SANDA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ONLYOFFICE/6.4.2.6</Application>
  <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en-US</dc:language>
  <cp:lastModifiedBy>MERCEDES GARCIA GONZALEZ (mercedes.garcia@ibvf.csic.es)</cp:lastModifiedBy>
  <cp:revision>71</cp:revision>
  <dcterms:created xsi:type="dcterms:W3CDTF">2020-08-10T17:17:14Z</dcterms:created>
  <dcterms:modified xsi:type="dcterms:W3CDTF">2022-09-30T07:46:23Z</dcterms:modified>
</cp:coreProperties>
</file>