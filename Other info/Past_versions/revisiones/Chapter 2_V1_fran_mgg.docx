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keepNext w:val="true"/>
        <w:numPr>
          <w:ilvl w:val="0"/>
          <w:numId w:val="0"/>
        </w:numPr>
        <w:tabs>
          <w:tab w:val="clear" w:pos="708"/>
          <w:tab w:val="left" w:pos="0" w:leader="none"/>
        </w:tabs>
        <w:spacing w:lineRule="auto" w:line="360" w:before="200" w:after="120"/>
        <w:ind w:left="0" w:right="0" w:hanging="0"/>
        <w:jc w:val="both"/>
        <w:outlineLvl w:val="1"/>
        <w:rPr/>
      </w:pPr>
      <w:bookmarkStart w:id="0" w:name="__RefHeading___Toc11039_646972261"/>
      <w:bookmarkEnd w:id="0"/>
      <w:r>
        <w:rPr>
          <w:rFonts w:eastAsia="Times New Roman" w:cs="Times New Roman" w:ascii="Liberation Sans" w:hAnsi="Liberation Sans"/>
          <w:b/>
          <w:bCs/>
          <w:color w:val="000000"/>
          <w:sz w:val="32"/>
          <w:szCs w:val="32"/>
          <w:lang w:val="en-US" w:eastAsia="es-ES"/>
        </w:rPr>
        <w:t xml:space="preserve">Chapter 2: </w:t>
      </w:r>
      <w:del w:id="0" w:author="MERCEDES GARCIA GONZALEZ" w:date="2022-11-28T12:49:00Z">
        <w:r>
          <w:rPr>
            <w:rFonts w:eastAsia="Times New Roman" w:cs="Times New Roman" w:ascii="Liberation Sans" w:hAnsi="Liberation Sans"/>
            <w:b/>
            <w:bCs/>
            <w:color w:val="000000"/>
            <w:sz w:val="32"/>
            <w:szCs w:val="32"/>
            <w:lang w:val="en-US" w:eastAsia="es-ES"/>
          </w:rPr>
          <w:delText xml:space="preserve">Transcriptional </w:delText>
        </w:r>
      </w:del>
      <w:r>
        <w:rPr>
          <w:rFonts w:eastAsia="Times New Roman" w:cs="Times New Roman" w:ascii="Liberation Sans" w:hAnsi="Liberation Sans"/>
          <w:b/>
          <w:bCs/>
          <w:color w:val="000000"/>
          <w:sz w:val="32"/>
          <w:szCs w:val="32"/>
          <w:lang w:val="en-US" w:eastAsia="es-ES"/>
        </w:rPr>
        <w:t xml:space="preserve">Transcriptomic analysis of diurnal and seasonal cycles in </w:t>
      </w:r>
      <w:r>
        <w:rPr>
          <w:rFonts w:eastAsia="Times New Roman" w:cs="Times New Roman" w:ascii="Liberation Sans" w:hAnsi="Liberation Sans"/>
          <w:b/>
          <w:bCs/>
          <w:i/>
          <w:iCs/>
          <w:color w:val="000000"/>
          <w:sz w:val="32"/>
          <w:szCs w:val="32"/>
          <w:lang w:val="en-US" w:eastAsia="es-ES"/>
        </w:rPr>
        <w:t>Ostreococcus tauri</w:t>
      </w:r>
    </w:p>
    <w:p>
      <w:pPr>
        <w:pStyle w:val="Normal"/>
        <w:spacing w:lineRule="auto" w:line="360" w:before="0" w:after="140"/>
        <w:jc w:val="both"/>
        <w:rPr/>
      </w:pPr>
      <w:r>
        <w:rPr>
          <w:rFonts w:eastAsia="Times New Roman" w:cs="Times New Roman" w:ascii="Liberation Sans" w:hAnsi="Liberation Sans"/>
          <w:color w:val="000000"/>
          <w:sz w:val="24"/>
          <w:szCs w:val="24"/>
          <w:lang w:val="en-US" w:eastAsia="es-ES"/>
        </w:rPr>
        <w:t>High-throughput transcriptome sequencing produced approximately 10 million short reads per sample (</w:t>
      </w:r>
      <w:ins w:id="1" w:author="Unknown Author" w:date="2023-03-08T08:55:08Z">
        <w:r>
          <w:rPr>
            <w:rFonts w:eastAsia="Times New Roman" w:cs="Times New Roman" w:ascii="Liberation Sans" w:hAnsi="Liberation Sans"/>
            <w:color w:val="000000"/>
            <w:sz w:val="24"/>
            <w:szCs w:val="24"/>
            <w:lang w:val="en-US" w:eastAsia="es-ES"/>
          </w:rPr>
          <w:t>Appendix 1</w:t>
        </w:r>
      </w:ins>
      <w:del w:id="2" w:author="Unknown Author" w:date="2023-03-08T08:55:14Z">
        <w:r>
          <w:rPr>
            <w:rFonts w:eastAsia="Times New Roman" w:cs="Times New Roman" w:ascii="Liberation Sans" w:hAnsi="Liberation Sans"/>
            <w:color w:val="000000"/>
            <w:sz w:val="24"/>
            <w:szCs w:val="24"/>
            <w:lang w:val="en-US" w:eastAsia="es-ES"/>
          </w:rPr>
          <w:delText>ANEXO 1</w:delText>
        </w:r>
      </w:del>
      <w:r>
        <w:rPr>
          <w:rFonts w:eastAsia="Times New Roman" w:cs="Times New Roman" w:ascii="Liberation Sans" w:hAnsi="Liberation Sans"/>
          <w:color w:val="000000"/>
          <w:sz w:val="24"/>
          <w:szCs w:val="24"/>
          <w:lang w:val="en-US" w:eastAsia="es-ES"/>
        </w:rPr>
        <w:t xml:space="preserve">). This allowed us to accurately estimate gene expression levels measured as FPKM (Fragments Per Kilobase of exon per Million reads mapped) in the transcriptomes corresponding to each data point of </w:t>
      </w:r>
      <w:del w:id="3" w:author="MERCEDES GARCIA GONZALEZ" w:date="2022-11-28T13:03:00Z">
        <w:r>
          <w:rPr>
            <w:rFonts w:eastAsia="Times New Roman" w:cs="Times New Roman" w:ascii="Liberation Sans" w:hAnsi="Liberation Sans"/>
            <w:color w:val="000000"/>
            <w:sz w:val="24"/>
            <w:szCs w:val="24"/>
            <w:lang w:val="en-US" w:eastAsia="es-ES"/>
          </w:rPr>
          <w:delText xml:space="preserve">our </w:delText>
        </w:r>
      </w:del>
      <w:r>
        <w:rPr>
          <w:rFonts w:eastAsia="Times New Roman" w:cs="Times New Roman" w:ascii="Liberation Sans" w:hAnsi="Liberation Sans"/>
          <w:color w:val="000000"/>
          <w:sz w:val="24"/>
          <w:szCs w:val="24"/>
          <w:lang w:val="en-US" w:eastAsia="es-ES"/>
        </w:rPr>
        <w:t xml:space="preserve">the time series. Indeed, out of the 7668 genes currently annotated in the </w:t>
      </w:r>
      <w:r>
        <w:rPr>
          <w:rFonts w:eastAsia="Times New Roman" w:cs="Times New Roman" w:ascii="Liberation Sans" w:hAnsi="Liberation Sans"/>
          <w:i/>
          <w:color w:val="000000"/>
          <w:sz w:val="24"/>
          <w:szCs w:val="24"/>
          <w:lang w:val="en-US" w:eastAsia="es-ES"/>
        </w:rPr>
        <w:t>Ostreococcus tauri</w:t>
      </w:r>
      <w:r>
        <w:rPr>
          <w:rFonts w:eastAsia="Times New Roman" w:cs="Times New Roman" w:ascii="Liberation Sans" w:hAnsi="Liberation Sans"/>
          <w:color w:val="000000"/>
          <w:sz w:val="24"/>
          <w:szCs w:val="24"/>
          <w:lang w:val="en-US" w:eastAsia="es-ES"/>
        </w:rPr>
        <w:t xml:space="preserve"> genome (Blanc-Mathieu et al., 2014; Palenik et al., 2007)⁠, only 3 genes were never expressed and 260 genes never exceeded an expression level of 10 FPKM. This shows that practically the entire </w:t>
      </w:r>
      <w:r>
        <w:rPr>
          <w:rFonts w:eastAsia="Times New Roman" w:cs="Times New Roman" w:ascii="Liberation Sans" w:hAnsi="Liberation Sans"/>
          <w:i/>
          <w:iCs/>
          <w:color w:val="000000"/>
          <w:sz w:val="24"/>
          <w:szCs w:val="24"/>
          <w:lang w:val="en-US" w:eastAsia="es-ES"/>
        </w:rPr>
        <w:t>Ostreococcus tauri</w:t>
      </w:r>
      <w:r>
        <w:rPr>
          <w:rFonts w:eastAsia="Times New Roman" w:cs="Times New Roman" w:ascii="Liberation Sans" w:hAnsi="Liberation Sans"/>
          <w:color w:val="000000"/>
          <w:sz w:val="24"/>
          <w:szCs w:val="24"/>
          <w:lang w:val="en-US" w:eastAsia="es-ES"/>
        </w:rPr>
        <w:t xml:space="preserve"> genome is expressed under seasonal and diurnal cycles. First, we focus in the 36 transcriptomes corresponding to the time points taken during three days under LD and SD conditions and perform a hierarchical clustering analysis. </w:t>
      </w:r>
      <w:commentRangeStart w:id="0"/>
      <w:r>
        <w:rPr>
          <w:rFonts w:eastAsia="Times New Roman" w:cs="Times New Roman" w:ascii="Liberation Sans" w:hAnsi="Liberation Sans"/>
          <w:color w:val="C9211E"/>
          <w:sz w:val="24"/>
          <w:szCs w:val="24"/>
          <w:lang w:val="en-US" w:eastAsia="es-ES"/>
        </w:rPr>
        <w:t>(explicar que es?)</w:t>
      </w:r>
      <w:r>
        <w:rPr>
          <w:rFonts w:eastAsia="Times New Roman" w:cs="Times New Roman" w:ascii="Liberation Sans" w:hAnsi="Liberation Sans"/>
          <w:color w:val="000000"/>
          <w:sz w:val="24"/>
          <w:szCs w:val="24"/>
          <w:lang w:val="en-US" w:eastAsia="es-ES"/>
        </w:rPr>
        <w:t xml:space="preserve"> </w:t>
      </w:r>
      <w:r>
        <w:rPr/>
      </w:r>
      <w:ins w:id="4" w:author="Autor desconocido" w:date="2023-05-02T14:15:11Z">
        <w:commentRangeEnd w:id="0"/>
        <w:r>
          <w:commentReference w:id="0"/>
        </w:r>
        <w:r>
          <w:rPr>
            <w:rFonts w:eastAsia="Times New Roman" w:cs="Times New Roman" w:ascii="Liberation Sans" w:hAnsi="Liberation Sans"/>
            <w:color w:val="000000"/>
            <w:sz w:val="24"/>
            <w:szCs w:val="24"/>
            <w:lang w:val="en-US" w:eastAsia="es-ES"/>
          </w:rPr>
          <w:commentReference w:id="1"/>
        </w:r>
      </w:ins>
      <w:r>
        <w:rPr>
          <w:rFonts w:eastAsia="Times New Roman" w:cs="Times New Roman" w:ascii="Liberation Sans" w:hAnsi="Liberation Sans"/>
          <w:color w:val="000000"/>
          <w:sz w:val="24"/>
          <w:szCs w:val="24"/>
          <w:lang w:val="en-US" w:eastAsia="es-ES"/>
        </w:rPr>
        <w:t>The transcriptomes corresponding to the same time points during the three different days clustered together (Fig. 19-1). This indicates a high circadian synchronization in the cultures. Moreover, these 36 transcriptomes assemble into three different groups (Fig. 19-1). The first cluster corresponds to midday</w:t>
      </w:r>
      <w:ins w:id="5" w:author="MERCEDES GARCIA GONZALEZ" w:date="2022-11-28T13:13:00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color w:val="000000"/>
          <w:sz w:val="24"/>
          <w:szCs w:val="24"/>
          <w:lang w:val="en-US" w:eastAsia="es-ES"/>
        </w:rPr>
        <w:t xml:space="preserve"> when irradiance is maximum, grouping the time points ZT4 and ZT8 under LD and ZT4 under SD</w:t>
      </w:r>
      <w:del w:id="6" w:author="Autor desconocido" w:date="2023-04-27T22:35:37Z">
        <w:r>
          <w:rPr>
            <w:rFonts w:eastAsia="Times New Roman" w:cs="Times New Roman" w:ascii="Liberation Sans" w:hAnsi="Liberation Sans"/>
            <w:color w:val="000000"/>
            <w:sz w:val="24"/>
            <w:szCs w:val="24"/>
            <w:lang w:val="en-US" w:eastAsia="es-ES"/>
          </w:rPr>
          <w:delText>.</w:delText>
        </w:r>
      </w:del>
      <w:r>
        <w:rPr>
          <w:rFonts w:eastAsia="Times New Roman" w:cs="Times New Roman" w:ascii="Liberation Sans" w:hAnsi="Liberation Sans"/>
          <w:color w:val="000000"/>
          <w:sz w:val="24"/>
          <w:szCs w:val="24"/>
          <w:lang w:val="en-US" w:eastAsia="es-ES"/>
        </w:rPr>
        <w:t>. The second cluster conforms the dusk group. Here, the transcriptomes at time points ZT12 and ZT16 under LD and ZT8 under SD are grouped</w:t>
      </w:r>
      <w:ins w:id="7" w:author="MERCEDES GARCIA GONZALEZ" w:date="2022-11-28T13:15:00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color w:val="000000"/>
          <w:sz w:val="24"/>
          <w:szCs w:val="24"/>
          <w:lang w:val="en-US" w:eastAsia="es-ES"/>
        </w:rPr>
        <w:t xml:space="preserve"> coinciding with the end of the light period, when incident irradiance is low. The third cluster represents night/dawn and comprises the transcriptomes at time points ZT20, ZT0 under LD and ZT12, ZT16, ZT20 and ZT0 under SD. The transcriptomes at time points in the LD and SD nights or dark periods constitute two distinct groups suggesting noticeable differences in the transcriptomic responses during the night under LD and SD conditions. It is also noteworthy the higher similarity between the dusk, night/dawn transcriptomes when compare to the midday one (Fig. 19-1). </w:t>
      </w:r>
    </w:p>
    <w:p>
      <w:pPr>
        <w:pStyle w:val="Normal"/>
        <w:spacing w:lineRule="auto" w:line="360" w:before="0" w:after="140"/>
        <w:jc w:val="both"/>
        <w:rPr/>
      </w:pPr>
      <w:r>
        <w:rPr/>
        <w:drawing>
          <wp:inline distT="0" distB="0" distL="0" distR="0">
            <wp:extent cx="6118860" cy="7924800"/>
            <wp:effectExtent l="0" t="0" r="0" b="0"/>
            <wp:docPr id="1" name="Imagen 9" descr="C:\Users\mggonza\AppData\Local\Microsoft\Windows\INetCache\Content.MSO\896983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9" descr="C:\Users\mggonza\AppData\Local\Microsoft\Windows\INetCache\Content.MSO\896983D1.tmp"/>
                    <pic:cNvPicPr>
                      <a:picLocks noChangeAspect="1" noChangeArrowheads="1"/>
                    </pic:cNvPicPr>
                  </pic:nvPicPr>
                  <pic:blipFill>
                    <a:blip r:embed="rId2"/>
                    <a:stretch>
                      <a:fillRect/>
                    </a:stretch>
                  </pic:blipFill>
                  <pic:spPr bwMode="auto">
                    <a:xfrm>
                      <a:off x="0" y="0"/>
                      <a:ext cx="6118860" cy="7924800"/>
                    </a:xfrm>
                    <a:prstGeom prst="rect">
                      <a:avLst/>
                    </a:prstGeom>
                  </pic:spPr>
                </pic:pic>
              </a:graphicData>
            </a:graphic>
          </wp:inline>
        </w:drawing>
      </w:r>
    </w:p>
    <w:p>
      <w:pPr>
        <w:pStyle w:val="Normal"/>
        <w:spacing w:lineRule="auto" w:line="360" w:before="0" w:after="140"/>
        <w:jc w:val="both"/>
        <w:rPr/>
      </w:pPr>
      <w:commentRangeStart w:id="2"/>
      <w:r>
        <w:rPr>
          <w:rFonts w:eastAsia="Times New Roman" w:cs="Times New Roman" w:ascii="Liberation Sans" w:hAnsi="Liberation Sans"/>
          <w:color w:val="000000"/>
          <w:sz w:val="24"/>
          <w:szCs w:val="24"/>
          <w:lang w:val="en-US" w:eastAsia="es-ES"/>
        </w:rPr>
        <w:t>In</w:t>
      </w:r>
      <w:r>
        <w:rPr/>
      </w:r>
      <w:commentRangeEnd w:id="2"/>
      <w:r>
        <w:commentReference w:id="2"/>
      </w:r>
      <w:r>
        <w:rPr>
          <w:rFonts w:eastAsia="Times New Roman" w:cs="Times New Roman" w:ascii="Liberation Sans" w:hAnsi="Liberation Sans"/>
          <w:color w:val="000000"/>
          <w:sz w:val="24"/>
          <w:szCs w:val="24"/>
          <w:lang w:val="en-US" w:eastAsia="es-ES"/>
        </w:rPr>
        <w:t xml:space="preserve"> order to obtain a deeper understanding of the underlying structure in </w:t>
      </w:r>
      <w:commentRangeStart w:id="3"/>
      <w:r>
        <w:rPr>
          <w:rFonts w:eastAsia="Times New Roman" w:cs="Times New Roman" w:ascii="Liberation Sans" w:hAnsi="Liberation Sans"/>
          <w:color w:val="000000"/>
          <w:sz w:val="24"/>
          <w:szCs w:val="24"/>
          <w:lang w:val="en-US" w:eastAsia="es-ES"/>
        </w:rPr>
        <w:t>our</w:t>
      </w:r>
      <w:r>
        <w:rPr/>
      </w:r>
      <w:commentRangeEnd w:id="3"/>
      <w:r>
        <w:commentReference w:id="3"/>
      </w:r>
      <w:r>
        <w:rPr>
          <w:rFonts w:eastAsia="Times New Roman" w:cs="Times New Roman" w:ascii="Liberation Sans" w:hAnsi="Liberation Sans"/>
          <w:color w:val="000000"/>
          <w:sz w:val="24"/>
          <w:szCs w:val="24"/>
          <w:lang w:val="en-US" w:eastAsia="es-ES"/>
        </w:rPr>
        <w:t xml:space="preserve"> data we performed principal components analysis separately</w:t>
      </w:r>
      <w:ins w:id="8" w:author="MERCEDES GARCIA GONZALEZ" w:date="2022-11-28T13:34:00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color w:val="000000"/>
          <w:sz w:val="24"/>
          <w:szCs w:val="24"/>
          <w:lang w:val="en-US" w:eastAsia="es-ES"/>
        </w:rPr>
        <w:t xml:space="preserve"> over the LD (Fig. 19-2) and SD (Fig. 19-3) transcriptomes. Under LD condition, the transcriptomes corresponding to the same time point in the three different days tightly cluster together globally</w:t>
      </w:r>
      <w:ins w:id="9" w:author="MERCEDES GARCIA GONZALEZ" w:date="2022-11-28T13:35:00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color w:val="000000"/>
          <w:sz w:val="24"/>
          <w:szCs w:val="24"/>
          <w:lang w:val="en-US" w:eastAsia="es-ES"/>
        </w:rPr>
        <w:t xml:space="preserve"> constituting a circular structure. Nonetheless, under SD conditions, more variability is observed and the time point transcriptomes form a structure resembling an ellipse. This could indicate that whereas in LD condition</w:t>
      </w:r>
      <w:ins w:id="10" w:author="Unknown Author" w:date="2023-03-08T09:03:04Z">
        <w:commentRangeStart w:id="4"/>
        <w:r>
          <w:rPr>
            <w:rFonts w:eastAsia="Times New Roman" w:cs="Times New Roman" w:ascii="Liberation Sans" w:hAnsi="Liberation Sans"/>
            <w:color w:val="000000"/>
            <w:sz w:val="24"/>
            <w:szCs w:val="24"/>
            <w:lang w:val="en-US" w:eastAsia="es-ES"/>
          </w:rPr>
          <w:t>s</w:t>
        </w:r>
      </w:ins>
      <w:del w:id="11" w:author="MERCEDES GARCIA GONZALEZ" w:date="2022-11-28T13:36:00Z">
        <w:r>
          <w:rPr>
            <w:rFonts w:eastAsia="Times New Roman" w:cs="Times New Roman" w:ascii="Liberation Sans" w:hAnsi="Liberation Sans"/>
            <w:color w:val="000000"/>
            <w:sz w:val="24"/>
            <w:szCs w:val="24"/>
            <w:lang w:val="en-US" w:eastAsia="es-ES"/>
          </w:rPr>
          <w:delText>s</w:delText>
        </w:r>
      </w:del>
      <w:r>
        <w:rPr>
          <w:rFonts w:eastAsia="Times New Roman" w:cs="Times New Roman" w:ascii="Liberation Sans" w:hAnsi="Liberation Sans"/>
          <w:color w:val="000000"/>
          <w:sz w:val="24"/>
          <w:szCs w:val="24"/>
          <w:lang w:val="en-US" w:eastAsia="es-ES"/>
        </w:rPr>
        <w:t xml:space="preserve"> </w:t>
      </w:r>
      <w:r>
        <w:rPr/>
      </w:r>
      <w:commentRangeEnd w:id="4"/>
      <w:r>
        <w:commentReference w:id="4"/>
      </w:r>
      <w:r>
        <w:rPr>
          <w:rFonts w:eastAsia="Times New Roman" w:cs="Times New Roman" w:ascii="Liberation Sans" w:hAnsi="Liberation Sans"/>
          <w:color w:val="000000"/>
          <w:sz w:val="24"/>
          <w:szCs w:val="24"/>
          <w:lang w:val="en-US" w:eastAsia="es-ES"/>
        </w:rPr>
        <w:t>gene expression in globally cycling precisely with a similar period</w:t>
      </w:r>
      <w:ins w:id="12" w:author="MERCEDES GARCIA GONZALEZ" w:date="2022-11-28T13:38:00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color w:val="000000"/>
          <w:sz w:val="24"/>
          <w:szCs w:val="24"/>
          <w:lang w:val="en-US" w:eastAsia="es-ES"/>
        </w:rPr>
        <w:t xml:space="preserve"> a more complex behavior is expected under SD condition</w:t>
      </w:r>
      <w:ins w:id="13" w:author="Unknown Author" w:date="2023-03-08T09:03:09Z">
        <w:r>
          <w:rPr>
            <w:rFonts w:eastAsia="Times New Roman" w:cs="Times New Roman" w:ascii="Liberation Sans" w:hAnsi="Liberation Sans"/>
            <w:color w:val="000000"/>
            <w:sz w:val="24"/>
            <w:szCs w:val="24"/>
            <w:lang w:val="en-US" w:eastAsia="es-ES"/>
          </w:rPr>
          <w:t>s</w:t>
        </w:r>
      </w:ins>
      <w:del w:id="14" w:author="MERCEDES GARCIA GONZALEZ" w:date="2022-11-28T13:38:00Z">
        <w:r>
          <w:rPr>
            <w:rFonts w:eastAsia="Times New Roman" w:cs="Times New Roman" w:ascii="Liberation Sans" w:hAnsi="Liberation Sans"/>
            <w:color w:val="000000"/>
            <w:sz w:val="24"/>
            <w:szCs w:val="24"/>
            <w:lang w:val="en-US" w:eastAsia="es-ES"/>
          </w:rPr>
          <w:delText>s</w:delText>
        </w:r>
      </w:del>
      <w:r>
        <w:rPr>
          <w:rFonts w:eastAsia="Times New Roman" w:cs="Times New Roman" w:ascii="Liberation Sans" w:hAnsi="Liberation Sans"/>
          <w:color w:val="000000"/>
          <w:sz w:val="24"/>
          <w:szCs w:val="24"/>
          <w:lang w:val="en-US" w:eastAsia="es-ES"/>
        </w:rPr>
        <w:t>. In addition, it is remarkable the high similarity between the transcriptomes corresponding to ZT0 and ZT20 under SD condition</w:t>
      </w:r>
      <w:ins w:id="15" w:author="Unknown Author" w:date="2023-03-08T09:03:17Z">
        <w:r>
          <w:rPr>
            <w:rFonts w:eastAsia="Times New Roman" w:cs="Times New Roman" w:ascii="Liberation Sans" w:hAnsi="Liberation Sans"/>
            <w:color w:val="000000"/>
            <w:sz w:val="24"/>
            <w:szCs w:val="24"/>
            <w:lang w:val="en-US" w:eastAsia="es-ES"/>
          </w:rPr>
          <w:t>s</w:t>
        </w:r>
      </w:ins>
      <w:del w:id="16" w:author="MERCEDES GARCIA GONZALEZ" w:date="2022-11-28T13:39:00Z">
        <w:r>
          <w:rPr>
            <w:rFonts w:eastAsia="Times New Roman" w:cs="Times New Roman" w:ascii="Liberation Sans" w:hAnsi="Liberation Sans"/>
            <w:color w:val="000000"/>
            <w:sz w:val="24"/>
            <w:szCs w:val="24"/>
            <w:lang w:val="en-US" w:eastAsia="es-ES"/>
          </w:rPr>
          <w:delText>s</w:delText>
        </w:r>
      </w:del>
      <w:r>
        <w:rPr>
          <w:rFonts w:eastAsia="Times New Roman" w:cs="Times New Roman" w:ascii="Liberation Sans" w:hAnsi="Liberation Sans"/>
          <w:color w:val="000000"/>
          <w:sz w:val="24"/>
          <w:szCs w:val="24"/>
          <w:lang w:val="en-US" w:eastAsia="es-ES"/>
        </w:rPr>
        <w:t xml:space="preserve"> that is not present under LD condition</w:t>
      </w:r>
      <w:ins w:id="17" w:author="Unknown Author" w:date="2023-03-08T09:03:20Z">
        <w:r>
          <w:rPr>
            <w:rFonts w:eastAsia="Times New Roman" w:cs="Times New Roman" w:ascii="Liberation Sans" w:hAnsi="Liberation Sans"/>
            <w:color w:val="000000"/>
            <w:sz w:val="24"/>
            <w:szCs w:val="24"/>
            <w:lang w:val="en-US" w:eastAsia="es-ES"/>
          </w:rPr>
          <w:t>s</w:t>
        </w:r>
      </w:ins>
      <w:del w:id="18" w:author="MERCEDES GARCIA GONZALEZ" w:date="2022-11-28T13:39:00Z">
        <w:r>
          <w:rPr>
            <w:rFonts w:eastAsia="Times New Roman" w:cs="Times New Roman" w:ascii="Liberation Sans" w:hAnsi="Liberation Sans"/>
            <w:color w:val="000000"/>
            <w:sz w:val="24"/>
            <w:szCs w:val="24"/>
            <w:lang w:val="en-US" w:eastAsia="es-ES"/>
          </w:rPr>
          <w:delText>s</w:delText>
        </w:r>
      </w:del>
      <w:r>
        <w:rPr>
          <w:rFonts w:eastAsia="Times New Roman" w:cs="Times New Roman" w:ascii="Liberation Sans" w:hAnsi="Liberation Sans"/>
          <w:color w:val="000000"/>
          <w:sz w:val="24"/>
          <w:szCs w:val="24"/>
          <w:lang w:val="en-US" w:eastAsia="es-ES"/>
        </w:rPr>
        <w:t>. This would suggest that the transcriptomic response at the end of a SD night is already preparing all molecular systems for the incoming light availability at dawn, whereas this anticipation is not so evidently observed under LD condition</w:t>
      </w:r>
      <w:ins w:id="19" w:author="Unknown Author" w:date="2023-03-08T09:05:06Z">
        <w:r>
          <w:rPr>
            <w:rFonts w:eastAsia="Times New Roman" w:cs="Times New Roman" w:ascii="Liberation Sans" w:hAnsi="Liberation Sans"/>
            <w:color w:val="000000"/>
            <w:sz w:val="24"/>
            <w:szCs w:val="24"/>
            <w:lang w:val="en-US" w:eastAsia="es-ES"/>
          </w:rPr>
          <w:t>s</w:t>
        </w:r>
      </w:ins>
      <w:del w:id="20" w:author="MERCEDES GARCIA GONZALEZ" w:date="2022-11-28T13:41:00Z">
        <w:r>
          <w:rPr>
            <w:rFonts w:eastAsia="Times New Roman" w:cs="Times New Roman" w:ascii="Liberation Sans" w:hAnsi="Liberation Sans"/>
            <w:color w:val="000000"/>
            <w:sz w:val="24"/>
            <w:szCs w:val="24"/>
            <w:lang w:val="en-US" w:eastAsia="es-ES"/>
          </w:rPr>
          <w:delText>s</w:delText>
        </w:r>
      </w:del>
      <w:r>
        <w:rPr>
          <w:rFonts w:eastAsia="Times New Roman" w:cs="Times New Roman" w:ascii="Liberation Sans" w:hAnsi="Liberation Sans"/>
          <w:color w:val="000000"/>
          <w:sz w:val="24"/>
          <w:szCs w:val="24"/>
          <w:lang w:val="en-US" w:eastAsia="es-ES"/>
        </w:rPr>
        <w:t>. In overall, these results support that the experimental design grants a high level of synchronization in the data, allowing to proceed to the identification and comparison of genes exhibiting rhythmic expression patterns under LD and SD conditions.</w:t>
      </w:r>
    </w:p>
    <w:p>
      <w:pPr>
        <w:pStyle w:val="Normal"/>
        <w:keepNext w:val="true"/>
        <w:numPr>
          <w:ilvl w:val="0"/>
          <w:numId w:val="0"/>
        </w:numPr>
        <w:tabs>
          <w:tab w:val="clear" w:pos="708"/>
          <w:tab w:val="left" w:pos="0" w:leader="none"/>
        </w:tabs>
        <w:spacing w:lineRule="auto" w:line="240" w:before="140" w:after="120"/>
        <w:ind w:left="720" w:right="0" w:hanging="0"/>
        <w:outlineLvl w:val="2"/>
        <w:rPr>
          <w:rFonts w:ascii="Times New Roman" w:hAnsi="Times New Roman" w:eastAsia="Times New Roman" w:cs="Times New Roman"/>
          <w:b/>
          <w:b/>
          <w:bCs/>
          <w:sz w:val="27"/>
          <w:szCs w:val="27"/>
          <w:lang w:val="en-US" w:eastAsia="es-ES"/>
        </w:rPr>
      </w:pPr>
      <w:r>
        <w:rPr>
          <w:rFonts w:eastAsia="Times New Roman" w:cs="Times New Roman" w:ascii="Times New Roman" w:hAnsi="Times New Roman"/>
          <w:b/>
          <w:bCs/>
          <w:sz w:val="27"/>
          <w:szCs w:val="27"/>
          <w:lang w:val="en-US" w:eastAsia="es-ES"/>
        </w:rPr>
        <w:t> </w:t>
      </w:r>
    </w:p>
    <w:p>
      <w:pPr>
        <w:pStyle w:val="Normal"/>
        <w:keepNext w:val="true"/>
        <w:numPr>
          <w:ilvl w:val="0"/>
          <w:numId w:val="2"/>
        </w:numPr>
        <w:tabs>
          <w:tab w:val="clear" w:pos="708"/>
          <w:tab w:val="left" w:pos="0" w:leader="none"/>
        </w:tabs>
        <w:spacing w:lineRule="auto" w:line="240" w:before="140" w:after="120"/>
        <w:outlineLvl w:val="2"/>
        <w:rPr/>
      </w:pPr>
      <w:bookmarkStart w:id="1" w:name="__RefHeading___Toc11039_6469722611"/>
      <w:bookmarkEnd w:id="1"/>
      <w:r>
        <w:rPr>
          <w:rFonts w:eastAsia="Times New Roman" w:cs="Times New Roman" w:ascii="Liberation Sans" w:hAnsi="Liberation Sans"/>
          <w:b/>
          <w:bCs/>
          <w:color w:val="000000"/>
          <w:sz w:val="28"/>
          <w:szCs w:val="28"/>
          <w:lang w:val="en-US" w:eastAsia="es-ES"/>
        </w:rPr>
        <w:t xml:space="preserve">Transcriptomic characterization of </w:t>
      </w:r>
      <w:commentRangeStart w:id="5"/>
      <w:r>
        <w:rPr>
          <w:rFonts w:eastAsia="Times New Roman" w:cs="Times New Roman" w:ascii="Liberation Sans" w:hAnsi="Liberation Sans"/>
          <w:b/>
          <w:bCs/>
          <w:color w:val="000000"/>
          <w:sz w:val="28"/>
          <w:szCs w:val="28"/>
          <w:lang w:val="en-US" w:eastAsia="es-ES"/>
        </w:rPr>
        <w:t>diurnal</w:t>
      </w:r>
      <w:r>
        <w:rPr/>
      </w:r>
      <w:ins w:id="21" w:author="Autor desconocido" w:date="2023-04-27T22:50:47Z">
        <w:commentRangeEnd w:id="5"/>
        <w:r>
          <w:commentReference w:id="5"/>
        </w:r>
        <w:r>
          <w:rPr/>
          <w:commentReference w:id="6"/>
        </w:r>
      </w:ins>
      <w:r>
        <w:rPr>
          <w:rFonts w:eastAsia="Times New Roman" w:cs="Times New Roman" w:ascii="Liberation Sans" w:hAnsi="Liberation Sans"/>
          <w:b/>
          <w:bCs/>
          <w:color w:val="000000"/>
          <w:sz w:val="28"/>
          <w:szCs w:val="28"/>
          <w:lang w:val="en-US" w:eastAsia="es-ES"/>
        </w:rPr>
        <w:t xml:space="preserve"> rhythmic expression profiles</w:t>
      </w:r>
    </w:p>
    <w:p>
      <w:pPr>
        <w:pStyle w:val="Normal"/>
        <w:keepNext w:val="true"/>
        <w:numPr>
          <w:ilvl w:val="0"/>
          <w:numId w:val="2"/>
        </w:numPr>
        <w:tabs>
          <w:tab w:val="clear" w:pos="708"/>
          <w:tab w:val="left" w:pos="0" w:leader="none"/>
        </w:tabs>
        <w:spacing w:lineRule="auto" w:line="240" w:before="120" w:after="120"/>
        <w:outlineLvl w:val="3"/>
        <w:rPr>
          <w:rFonts w:ascii="Liberation Sans" w:hAnsi="Liberation Sans" w:eastAsia="Times New Roman" w:cs="Times New Roman"/>
          <w:b/>
          <w:b/>
          <w:bCs/>
          <w:i/>
          <w:i/>
          <w:iCs/>
          <w:color w:val="000000"/>
          <w:sz w:val="26"/>
          <w:szCs w:val="26"/>
          <w:lang w:val="en-US" w:eastAsia="es-ES"/>
        </w:rPr>
      </w:pPr>
      <w:bookmarkStart w:id="2" w:name="__RefHeading___Toc11041_646972261"/>
      <w:bookmarkEnd w:id="2"/>
      <w:r>
        <w:rPr>
          <w:rFonts w:eastAsia="Times New Roman" w:cs="Times New Roman" w:ascii="Liberation Sans" w:hAnsi="Liberation Sans"/>
          <w:b/>
          <w:bCs/>
          <w:i/>
          <w:iCs/>
          <w:color w:val="000000"/>
          <w:sz w:val="26"/>
          <w:szCs w:val="26"/>
          <w:lang w:val="en-US" w:eastAsia="es-ES"/>
        </w:rPr>
        <w:t>Most genes in Ostreococcus tauri present diurnal rhythmic expression profiles under both photoperiods</w:t>
      </w:r>
    </w:p>
    <w:p>
      <w:pPr>
        <w:pStyle w:val="Normal"/>
        <w:spacing w:lineRule="auto" w:line="360" w:before="0" w:after="140"/>
        <w:jc w:val="both"/>
        <w:rPr/>
      </w:pPr>
      <w:commentRangeStart w:id="7"/>
      <w:r>
        <w:rPr>
          <w:rFonts w:eastAsia="Times New Roman" w:cs="Times New Roman" w:ascii="Liberation Sans" w:hAnsi="Liberation Sans"/>
          <w:color w:val="000000"/>
          <w:sz w:val="24"/>
          <w:szCs w:val="24"/>
          <w:lang w:val="en-US" w:eastAsia="es-ES"/>
        </w:rPr>
        <w:t>We used the bioconductor R package RAIN (Rhythmicity Analysis Incorporating Non-parametric Methods) (Thaben &amp; Westermark, 2014)⁠, as described in Materials and methods</w:t>
      </w:r>
      <w:r>
        <w:rPr/>
      </w:r>
      <w:commentRangeEnd w:id="7"/>
      <w:r>
        <w:commentReference w:id="7"/>
      </w:r>
      <w:r>
        <w:rPr>
          <w:rFonts w:eastAsia="Times New Roman" w:cs="Times New Roman" w:ascii="Liberation Sans" w:hAnsi="Liberation Sans"/>
          <w:color w:val="000000"/>
          <w:sz w:val="24"/>
          <w:szCs w:val="24"/>
          <w:lang w:val="en-US" w:eastAsia="es-ES"/>
        </w:rPr>
        <w:t xml:space="preserve">, to identify genes exhibiting diurnal rhythmic expression patterns under </w:t>
      </w:r>
      <w:del w:id="22" w:author="Unknown Author" w:date="2023-03-08T09:07:36Z">
        <w:r>
          <w:rPr>
            <w:rFonts w:eastAsia="Times New Roman" w:cs="Times New Roman" w:ascii="Liberation Sans" w:hAnsi="Liberation Sans"/>
            <w:color w:val="000000"/>
            <w:sz w:val="24"/>
            <w:szCs w:val="24"/>
            <w:lang w:val="en-US" w:eastAsia="es-ES"/>
          </w:rPr>
          <w:delText>the</w:delText>
        </w:r>
      </w:del>
      <w:r>
        <w:rPr>
          <w:rFonts w:eastAsia="Times New Roman" w:cs="Times New Roman" w:ascii="Liberation Sans" w:hAnsi="Liberation Sans"/>
          <w:color w:val="000000"/>
          <w:sz w:val="24"/>
          <w:szCs w:val="24"/>
          <w:lang w:val="en-US" w:eastAsia="es-ES"/>
        </w:rPr>
        <w:t xml:space="preserve"> both seasonal conditions. </w:t>
      </w:r>
      <w:commentRangeStart w:id="8"/>
      <w:r>
        <w:rPr>
          <w:rFonts w:eastAsia="Times New Roman" w:cs="Times New Roman" w:ascii="Liberation Sans" w:hAnsi="Liberation Sans"/>
          <w:color w:val="000000"/>
          <w:sz w:val="24"/>
          <w:szCs w:val="24"/>
          <w:lang w:val="en-US" w:eastAsia="es-ES"/>
        </w:rPr>
        <w:t>Specifically, we used time series consisting of three days with rhythmic light / dark periods from our experiment.</w:t>
      </w:r>
      <w:r>
        <w:rPr/>
      </w:r>
      <w:commentRangeEnd w:id="8"/>
      <w:r>
        <w:commentReference w:id="8"/>
      </w:r>
      <w:r>
        <w:rPr>
          <w:rFonts w:eastAsia="Times New Roman" w:cs="Times New Roman" w:ascii="Liberation Sans" w:hAnsi="Liberation Sans"/>
          <w:color w:val="000000"/>
          <w:sz w:val="24"/>
          <w:szCs w:val="24"/>
          <w:lang w:val="en-US" w:eastAsia="es-ES"/>
        </w:rPr>
        <w:t xml:space="preserve"> Independently from the photoperiod, more than 6000 genes comprising approximately 80% of the entire </w:t>
      </w:r>
      <w:r>
        <w:rPr>
          <w:rFonts w:eastAsia="Times New Roman" w:cs="Times New Roman" w:ascii="Liberation Sans" w:hAnsi="Liberation Sans"/>
          <w:i/>
          <w:iCs/>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xml:space="preserve"> genome present diurnal periodic rhythmic expression patterns. This result is in agreement with previous studies in </w:t>
      </w:r>
      <w:r>
        <w:rPr>
          <w:rFonts w:eastAsia="Times New Roman" w:cs="Times New Roman" w:ascii="Liberation Sans" w:hAnsi="Liberation Sans"/>
          <w:i/>
          <w:iCs/>
          <w:color w:val="000000"/>
          <w:sz w:val="24"/>
          <w:szCs w:val="24"/>
          <w:lang w:val="en-US" w:eastAsia="es-ES"/>
        </w:rPr>
        <w:t xml:space="preserve">Ostreococcus tauri </w:t>
      </w:r>
      <w:r>
        <w:rPr>
          <w:rFonts w:eastAsia="Times New Roman" w:cs="Times New Roman" w:ascii="Liberation Sans" w:hAnsi="Liberation Sans"/>
          <w:color w:val="000000"/>
          <w:sz w:val="24"/>
          <w:szCs w:val="24"/>
          <w:lang w:val="en-US" w:eastAsia="es-ES"/>
        </w:rPr>
        <w:t>(Monnier et al., 2010)⁠ under different photoperiods</w:t>
      </w:r>
      <w:r>
        <w:rPr>
          <w:rFonts w:eastAsia="Times New Roman" w:cs="Times New Roman" w:ascii="Liberation Sans" w:hAnsi="Liberation Sans"/>
          <w:i/>
          <w:iCs/>
          <w:color w:val="000000"/>
          <w:sz w:val="24"/>
          <w:szCs w:val="24"/>
          <w:lang w:val="en-US" w:eastAsia="es-ES"/>
        </w:rPr>
        <w:t> </w:t>
      </w:r>
      <w:r>
        <w:rPr>
          <w:rFonts w:eastAsia="Times New Roman" w:cs="Times New Roman" w:ascii="Liberation Sans" w:hAnsi="Liberation Sans"/>
          <w:color w:val="000000"/>
          <w:sz w:val="24"/>
          <w:szCs w:val="24"/>
          <w:lang w:val="en-US" w:eastAsia="es-ES"/>
        </w:rPr>
        <w:t xml:space="preserve">and other microalgae such as </w:t>
      </w:r>
      <w:r>
        <w:rPr>
          <w:rFonts w:eastAsia="Times New Roman" w:cs="Times New Roman" w:ascii="Liberation Sans" w:hAnsi="Liberation Sans"/>
          <w:i/>
          <w:iCs/>
          <w:color w:val="000000"/>
          <w:sz w:val="24"/>
          <w:szCs w:val="24"/>
          <w:lang w:val="en-US" w:eastAsia="es-ES"/>
        </w:rPr>
        <w:t>Chlamydomonas reinhardtii</w:t>
      </w:r>
      <w:r>
        <w:rPr>
          <w:rFonts w:eastAsia="Times New Roman" w:cs="Times New Roman" w:ascii="Liberation Sans" w:hAnsi="Liberation Sans"/>
          <w:color w:val="000000"/>
          <w:sz w:val="24"/>
          <w:szCs w:val="24"/>
          <w:lang w:val="en-US" w:eastAsia="es-ES"/>
        </w:rPr>
        <w:t> (Zones et al., 2015)</w:t>
      </w:r>
      <w:r>
        <w:rPr>
          <w:rFonts w:eastAsia="Times New Roman" w:cs="Times New Roman" w:ascii="Liberation Sans" w:hAnsi="Liberation Sans"/>
          <w:i/>
          <w:iCs/>
          <w:color w:val="000000"/>
          <w:sz w:val="24"/>
          <w:szCs w:val="24"/>
          <w:lang w:val="en-US" w:eastAsia="es-ES"/>
        </w:rPr>
        <w:t>⁠</w:t>
      </w:r>
      <w:r>
        <w:rPr>
          <w:rFonts w:eastAsia="Times New Roman" w:cs="Times New Roman" w:ascii="Liberation Sans" w:hAnsi="Liberation Sans"/>
          <w:color w:val="000000"/>
          <w:sz w:val="24"/>
          <w:szCs w:val="24"/>
          <w:lang w:val="en-US" w:eastAsia="es-ES"/>
        </w:rPr>
        <w:t xml:space="preserve">.  The specific rhythmic genes under each photoperiod are practically coincident (Fig.  20-A) (Supplemental Table 3—ANEXO?). </w:t>
      </w:r>
    </w:p>
    <w:p>
      <w:pPr>
        <w:pStyle w:val="Normal"/>
        <w:spacing w:lineRule="auto" w:line="360" w:before="0" w:after="140"/>
        <w:jc w:val="both"/>
        <w:rPr>
          <w:rFonts w:ascii="Times New Roman" w:hAnsi="Times New Roman" w:eastAsia="Times New Roman" w:cs="Times New Roman"/>
          <w:sz w:val="24"/>
          <w:szCs w:val="24"/>
          <w:lang w:val="en-US" w:eastAsia="es-ES"/>
        </w:rPr>
      </w:pPr>
      <w:r>
        <w:rPr>
          <w:rFonts w:eastAsia="Times New Roman" w:cs="Times New Roman" w:ascii="Times New Roman" w:hAnsi="Times New Roman"/>
          <w:sz w:val="24"/>
          <w:szCs w:val="24"/>
          <w:lang w:val="en-US" w:eastAsia="es-ES"/>
        </w:rPr>
        <w:t> </w:t>
      </w:r>
    </w:p>
    <w:p>
      <w:pPr>
        <w:pStyle w:val="Normal"/>
        <w:spacing w:lineRule="auto" w:line="360" w:before="0" w:after="140"/>
        <w:jc w:val="both"/>
        <w:rPr/>
      </w:pPr>
      <w:r>
        <w:rPr>
          <w:rFonts w:eastAsia="Times New Roman" w:cs="Times New Roman" w:ascii="Liberation Sans" w:hAnsi="Liberation Sans"/>
          <w:color w:val="000000"/>
          <w:sz w:val="24"/>
          <w:szCs w:val="24"/>
          <w:lang w:val="en-US" w:eastAsia="es-ES"/>
        </w:rPr>
        <w:t xml:space="preserve">In order to explore the remaining 20% of the genome of </w:t>
      </w:r>
      <w:r>
        <w:rPr>
          <w:rFonts w:eastAsia="Times New Roman" w:cs="Times New Roman" w:ascii="Liberation Sans" w:hAnsi="Liberation Sans"/>
          <w:i/>
          <w:color w:val="000000"/>
          <w:sz w:val="24"/>
          <w:szCs w:val="24"/>
          <w:lang w:val="en-US" w:eastAsia="es-ES"/>
        </w:rPr>
        <w:t>Ostreococcus tauri</w:t>
      </w:r>
      <w:r>
        <w:rPr>
          <w:rFonts w:eastAsia="Times New Roman" w:cs="Times New Roman" w:ascii="Liberation Sans" w:hAnsi="Liberation Sans"/>
          <w:color w:val="000000"/>
          <w:sz w:val="24"/>
          <w:szCs w:val="24"/>
          <w:lang w:val="en-US" w:eastAsia="es-ES"/>
        </w:rPr>
        <w:t xml:space="preserve"> that did</w:t>
      </w:r>
      <w:ins w:id="23" w:author="MERCEDES GARCIA GONZALEZ" w:date="2022-11-28T14:14:00Z">
        <w:r>
          <w:rPr>
            <w:rFonts w:eastAsia="Times New Roman" w:cs="Times New Roman" w:ascii="Liberation Sans" w:hAnsi="Liberation Sans"/>
            <w:color w:val="000000"/>
            <w:sz w:val="24"/>
            <w:szCs w:val="24"/>
            <w:lang w:val="en-US" w:eastAsia="es-ES"/>
          </w:rPr>
          <w:t xml:space="preserve"> </w:t>
        </w:r>
      </w:ins>
      <w:r>
        <w:rPr>
          <w:rFonts w:eastAsia="Times New Roman" w:cs="Times New Roman" w:ascii="Liberation Sans" w:hAnsi="Liberation Sans"/>
          <w:color w:val="000000"/>
          <w:sz w:val="24"/>
          <w:szCs w:val="24"/>
          <w:lang w:val="en-US" w:eastAsia="es-ES"/>
        </w:rPr>
        <w:t xml:space="preserve">not show rhythmic expression patterns under any photoperiod, </w:t>
      </w:r>
      <w:commentRangeStart w:id="9"/>
      <w:r>
        <w:rPr>
          <w:rFonts w:eastAsia="Times New Roman" w:cs="Times New Roman" w:ascii="Liberation Sans" w:hAnsi="Liberation Sans"/>
          <w:color w:val="000000"/>
          <w:sz w:val="24"/>
          <w:szCs w:val="24"/>
          <w:lang w:val="en-US" w:eastAsia="es-ES"/>
        </w:rPr>
        <w:t>we compared their highest expression values with the ones reached by rhythmic genes.</w:t>
      </w:r>
      <w:r>
        <w:rPr/>
      </w:r>
      <w:commentRangeEnd w:id="9"/>
      <w:r>
        <w:commentReference w:id="9"/>
      </w:r>
      <w:r>
        <w:rPr>
          <w:rFonts w:eastAsia="Times New Roman" w:cs="Times New Roman" w:ascii="Liberation Sans" w:hAnsi="Liberation Sans"/>
          <w:color w:val="000000"/>
          <w:sz w:val="24"/>
          <w:szCs w:val="24"/>
          <w:lang w:val="en-US" w:eastAsia="es-ES"/>
        </w:rPr>
        <w:t xml:space="preserve"> </w:t>
      </w:r>
      <w:del w:id="24" w:author="MERCEDES GARCIA GONZALEZ" w:date="2022-11-28T14:21:00Z">
        <w:r>
          <w:rPr>
            <w:rFonts w:eastAsia="Times New Roman" w:cs="Times New Roman" w:ascii="Liberation Sans" w:hAnsi="Liberation Sans"/>
            <w:color w:val="000000"/>
            <w:sz w:val="24"/>
            <w:szCs w:val="24"/>
            <w:lang w:val="en-US" w:eastAsia="es-ES"/>
          </w:rPr>
          <w:delText xml:space="preserve">We found that </w:delText>
        </w:r>
      </w:del>
      <w:ins w:id="25" w:author="MERCEDES GARCIA GONZALEZ" w:date="2022-11-28T14:21:00Z">
        <w:r>
          <w:rPr>
            <w:rFonts w:eastAsia="Times New Roman" w:cs="Times New Roman" w:ascii="Liberation Sans" w:hAnsi="Liberation Sans"/>
            <w:color w:val="000000"/>
            <w:sz w:val="24"/>
            <w:szCs w:val="24"/>
            <w:lang w:val="en-US" w:eastAsia="es-ES"/>
          </w:rPr>
          <w:t>G</w:t>
        </w:r>
      </w:ins>
      <w:del w:id="26" w:author="MERCEDES GARCIA GONZALEZ" w:date="2022-11-28T14:21:00Z">
        <w:r>
          <w:rPr>
            <w:rFonts w:eastAsia="Times New Roman" w:cs="Times New Roman" w:ascii="Liberation Sans" w:hAnsi="Liberation Sans"/>
            <w:color w:val="000000"/>
            <w:sz w:val="24"/>
            <w:szCs w:val="24"/>
            <w:lang w:val="en-US" w:eastAsia="es-ES"/>
          </w:rPr>
          <w:delText>g</w:delText>
        </w:r>
      </w:del>
      <w:r>
        <w:rPr>
          <w:rFonts w:eastAsia="Times New Roman" w:cs="Times New Roman" w:ascii="Liberation Sans" w:hAnsi="Liberation Sans"/>
          <w:color w:val="000000"/>
          <w:sz w:val="24"/>
          <w:szCs w:val="24"/>
          <w:lang w:val="en-US" w:eastAsia="es-ES"/>
        </w:rPr>
        <w:t>enes exhibiting rhythmic expression patterns under both LD and SD conditions present a maximal level of expression three times greater than genes detected as non rhythmic. This difference was significant according to a p-value of 1.45×10</w:t>
      </w:r>
      <w:r>
        <w:rPr>
          <w:rFonts w:eastAsia="Times New Roman" w:cs="Times New Roman" w:ascii="Liberation Sans" w:hAnsi="Liberation Sans"/>
          <w:color w:val="000000"/>
          <w:sz w:val="24"/>
          <w:szCs w:val="24"/>
          <w:vertAlign w:val="superscript"/>
          <w:lang w:val="en-US" w:eastAsia="es-ES"/>
        </w:rPr>
        <w:t>-4</w:t>
      </w:r>
      <w:r>
        <w:rPr>
          <w:rFonts w:eastAsia="Times New Roman" w:cs="Times New Roman" w:ascii="Liberation Sans" w:hAnsi="Liberation Sans"/>
          <w:color w:val="000000"/>
          <w:sz w:val="24"/>
          <w:szCs w:val="24"/>
          <w:lang w:val="en-US" w:eastAsia="es-ES"/>
        </w:rPr>
        <w:t xml:space="preserve"> computed using Mann-Whitney-Wilcoxson test (Fig. 20-B). The current methods for detecting rhythmic gene expression are known to perform optimally only for highly expressed genes (Laloum and Robison-Rechavi, 2020). Therefore, the genes identified as non rhythmic in this study could indeed be rhythmic although their low expression level have prevented our methods from detecting </w:t>
      </w:r>
      <w:commentRangeStart w:id="10"/>
      <w:r>
        <w:rPr>
          <w:rFonts w:eastAsia="Times New Roman" w:cs="Times New Roman" w:ascii="Liberation Sans" w:hAnsi="Liberation Sans"/>
          <w:color w:val="000000"/>
          <w:sz w:val="24"/>
          <w:szCs w:val="24"/>
          <w:lang w:val="en-US" w:eastAsia="es-ES"/>
        </w:rPr>
        <w:t>them</w:t>
      </w:r>
      <w:r>
        <w:rPr/>
      </w:r>
      <w:ins w:id="27" w:author="Autor desconocido" w:date="2023-04-27T23:04:44Z">
        <w:commentRangeEnd w:id="10"/>
        <w:r>
          <w:commentReference w:id="10"/>
        </w:r>
        <w:r>
          <w:rPr/>
          <w:commentReference w:id="11"/>
        </w:r>
      </w:ins>
      <w:r>
        <w:rPr>
          <w:rFonts w:eastAsia="Times New Roman" w:cs="Times New Roman" w:ascii="Liberation Sans" w:hAnsi="Liberation Sans"/>
          <w:color w:val="000000"/>
          <w:sz w:val="24"/>
          <w:szCs w:val="24"/>
          <w:lang w:val="en-US" w:eastAsia="es-ES"/>
        </w:rPr>
        <w:t>.</w:t>
      </w:r>
    </w:p>
    <w:p>
      <w:pPr>
        <w:pStyle w:val="Normal"/>
        <w:spacing w:lineRule="auto" w:line="360" w:before="0" w:after="140"/>
        <w:jc w:val="both"/>
        <w:rPr>
          <w:rFonts w:ascii="Times New Roman" w:hAnsi="Times New Roman" w:eastAsia="Times New Roman" w:cs="Times New Roman"/>
          <w:sz w:val="24"/>
          <w:szCs w:val="24"/>
          <w:lang w:val="en-US" w:eastAsia="es-ES"/>
        </w:rPr>
      </w:pPr>
      <w:r>
        <w:rPr>
          <w:rFonts w:eastAsia="Times New Roman" w:cs="Times New Roman" w:ascii="Times New Roman" w:hAnsi="Times New Roman"/>
          <w:sz w:val="24"/>
          <w:szCs w:val="24"/>
          <w:lang w:val="en-US" w:eastAsia="es-ES"/>
        </w:rPr>
        <w:t> </w:t>
      </w:r>
    </w:p>
    <w:p>
      <w:pPr>
        <w:pStyle w:val="Normal"/>
        <w:spacing w:lineRule="auto" w:line="360" w:before="0" w:after="140"/>
        <w:jc w:val="both"/>
        <w:rPr/>
      </w:pPr>
      <w:commentRangeStart w:id="12"/>
      <w:r>
        <w:rPr/>
        <w:drawing>
          <wp:inline distT="0" distB="0" distL="0" distR="0">
            <wp:extent cx="6118860" cy="4221480"/>
            <wp:effectExtent l="0" t="0" r="0" b="0"/>
            <wp:docPr id="2" name="Imagen 8" descr="C:\Users\mggonza\AppData\Local\Microsoft\Windows\INetCache\Content.MSO\3ED887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8" descr="C:\Users\mggonza\AppData\Local\Microsoft\Windows\INetCache\Content.MSO\3ED88707.tmp"/>
                    <pic:cNvPicPr>
                      <a:picLocks noChangeAspect="1" noChangeArrowheads="1"/>
                    </pic:cNvPicPr>
                  </pic:nvPicPr>
                  <pic:blipFill>
                    <a:blip r:embed="rId3"/>
                    <a:stretch>
                      <a:fillRect/>
                    </a:stretch>
                  </pic:blipFill>
                  <pic:spPr bwMode="auto">
                    <a:xfrm>
                      <a:off x="0" y="0"/>
                      <a:ext cx="6118860" cy="4221480"/>
                    </a:xfrm>
                    <a:prstGeom prst="rect">
                      <a:avLst/>
                    </a:prstGeom>
                  </pic:spPr>
                </pic:pic>
              </a:graphicData>
            </a:graphic>
          </wp:inline>
        </w:drawing>
      </w:r>
      <w:r>
        <w:rPr/>
      </w:r>
      <w:ins w:id="28" w:author="Autor desconocido" w:date="2023-04-27T23:08:11Z">
        <w:commentRangeEnd w:id="12"/>
        <w:r>
          <w:commentReference w:id="12"/>
        </w:r>
        <w:r>
          <w:rPr/>
          <w:commentReference w:id="13"/>
        </w:r>
      </w:ins>
    </w:p>
    <w:p>
      <w:pPr>
        <w:pStyle w:val="Normal"/>
        <w:keepNext w:val="true"/>
        <w:numPr>
          <w:ilvl w:val="0"/>
          <w:numId w:val="3"/>
        </w:numPr>
        <w:tabs>
          <w:tab w:val="clear" w:pos="708"/>
          <w:tab w:val="left" w:pos="0" w:leader="none"/>
        </w:tabs>
        <w:spacing w:lineRule="auto" w:line="240" w:before="0" w:after="119"/>
        <w:outlineLvl w:val="3"/>
        <w:rPr>
          <w:rFonts w:ascii="Liberation Sans" w:hAnsi="Liberation Sans" w:eastAsia="Times New Roman" w:cs="Times New Roman"/>
          <w:b/>
          <w:b/>
          <w:bCs/>
          <w:i/>
          <w:i/>
          <w:iCs/>
          <w:color w:val="000000"/>
          <w:sz w:val="26"/>
          <w:szCs w:val="26"/>
          <w:lang w:val="en-US" w:eastAsia="es-ES"/>
        </w:rPr>
      </w:pPr>
      <w:bookmarkStart w:id="3" w:name="__RefHeading___Toc11043_646972261"/>
      <w:bookmarkEnd w:id="3"/>
      <w:r>
        <w:rPr>
          <w:rFonts w:eastAsia="Times New Roman" w:cs="Times New Roman" w:ascii="Liberation Sans" w:hAnsi="Liberation Sans"/>
          <w:b/>
          <w:bCs/>
          <w:i/>
          <w:iCs/>
          <w:color w:val="000000"/>
          <w:sz w:val="26"/>
          <w:szCs w:val="26"/>
          <w:lang w:val="en-US" w:eastAsia="es-ES"/>
        </w:rPr>
        <w:t>Constant light and constant darkness as free-running conditions have different effects over the transcriptome of Ostreococcus</w:t>
      </w:r>
    </w:p>
    <w:p>
      <w:pPr>
        <w:pStyle w:val="Normal"/>
        <w:spacing w:lineRule="auto" w:line="360" w:before="0" w:after="119"/>
        <w:jc w:val="both"/>
        <w:rPr/>
      </w:pPr>
      <w:r>
        <w:rPr>
          <w:rFonts w:eastAsia="Times New Roman" w:cs="Times New Roman" w:ascii="Liberation Sans" w:hAnsi="Liberation Sans"/>
          <w:color w:val="000000"/>
          <w:sz w:val="24"/>
          <w:szCs w:val="24"/>
          <w:lang w:val="en-US" w:eastAsia="es-ES"/>
        </w:rPr>
        <w:t xml:space="preserve">In order to distinguish between oscillating genes predominantly regulated by the circadian clock, </w:t>
      </w:r>
      <w:r>
        <w:rPr>
          <w:rFonts w:eastAsia="Times New Roman" w:cs="Times New Roman" w:ascii="Liberation Sans" w:hAnsi="Liberation Sans"/>
          <w:i/>
          <w:iCs/>
          <w:color w:val="000000"/>
          <w:sz w:val="24"/>
          <w:szCs w:val="24"/>
          <w:lang w:val="en-US" w:eastAsia="es-ES"/>
        </w:rPr>
        <w:t>bona fide</w:t>
      </w:r>
      <w:r>
        <w:rPr>
          <w:rFonts w:eastAsia="Times New Roman" w:cs="Times New Roman" w:ascii="Liberation Sans" w:hAnsi="Liberation Sans"/>
          <w:color w:val="000000"/>
          <w:sz w:val="24"/>
          <w:szCs w:val="24"/>
          <w:lang w:val="en-US" w:eastAsia="es-ES"/>
        </w:rPr>
        <w:t xml:space="preserve"> circadian genes, from those genes that exhibit oscillations as a response to the alternating light/dark cycles free running conditions consisting of constant light and constant dark were considered.   The effect of the transition to constant light (LL) or dark (DD) on rhythmic gene expression patterns was performed using </w:t>
      </w:r>
      <w:r>
        <w:rPr>
          <w:rFonts w:eastAsia="Times New Roman" w:cs="Times New Roman" w:ascii="Liberation Sans" w:hAnsi="Liberation Sans"/>
          <w:color w:val="000000"/>
          <w:kern w:val="0"/>
          <w:sz w:val="24"/>
          <w:szCs w:val="24"/>
          <w:lang w:val="en-US" w:eastAsia="es-ES" w:bidi="ar-SA"/>
        </w:rPr>
        <w:t>the</w:t>
      </w:r>
      <w:r>
        <w:rPr>
          <w:rFonts w:eastAsia="Times New Roman" w:cs="Times New Roman" w:ascii="Liberation Sans" w:hAnsi="Liberation Sans"/>
          <w:color w:val="000000"/>
          <w:sz w:val="24"/>
          <w:szCs w:val="24"/>
          <w:lang w:val="en-US" w:eastAsia="es-ES"/>
        </w:rPr>
        <w:t xml:space="preserve"> co-sinusoidal parametric method implemented in the R package </w:t>
      </w:r>
      <w:r>
        <w:rPr>
          <w:rFonts w:eastAsia="Times New Roman" w:cs="Times New Roman" w:ascii="Liberation Sans" w:hAnsi="Liberation Sans"/>
          <w:i/>
          <w:iCs/>
          <w:color w:val="000000"/>
          <w:sz w:val="24"/>
          <w:szCs w:val="24"/>
          <w:lang w:val="en-US" w:eastAsia="es-ES"/>
        </w:rPr>
        <w:t>circacompare</w:t>
      </w:r>
      <w:r>
        <w:rPr>
          <w:rFonts w:eastAsia="Times New Roman" w:cs="Times New Roman" w:ascii="Liberation Sans" w:hAnsi="Liberation Sans"/>
          <w:color w:val="000000"/>
          <w:sz w:val="24"/>
          <w:szCs w:val="24"/>
          <w:lang w:val="en-US" w:eastAsia="es-ES"/>
        </w:rPr>
        <w:t xml:space="preserve">. </w:t>
      </w:r>
      <w:del w:id="29" w:author="Autor desconocido" w:date="2023-05-02T16:51:12Z">
        <w:r>
          <w:rPr>
            <w:rFonts w:eastAsia="Times New Roman" w:cs="Times New Roman" w:ascii="Liberation Sans" w:hAnsi="Liberation Sans"/>
            <w:color w:val="000000"/>
            <w:sz w:val="24"/>
            <w:szCs w:val="24"/>
            <w:lang w:val="en-US" w:eastAsia="es-ES"/>
          </w:rPr>
          <w:delText xml:space="preserve"> </w:delText>
        </w:r>
      </w:del>
      <w:r>
        <w:rPr>
          <w:rFonts w:eastAsia="Times New Roman" w:cs="Times New Roman" w:ascii="Liberation Sans" w:hAnsi="Liberation Sans"/>
          <w:color w:val="000000"/>
          <w:sz w:val="24"/>
          <w:szCs w:val="24"/>
          <w:lang w:val="en-US" w:eastAsia="es-ES"/>
        </w:rPr>
        <w:t>Two rhythmic parameters, amplitude and phase, were compared between the expression profiles under LD or SD to the corresponding ones under LL and DD</w:t>
      </w:r>
      <w:r>
        <w:rPr/>
        <w:commentReference w:id="14"/>
      </w:r>
    </w:p>
    <w:p>
      <w:pPr>
        <w:pStyle w:val="Normal"/>
        <w:spacing w:lineRule="auto" w:line="360" w:before="0" w:after="140"/>
        <w:jc w:val="both"/>
        <w:rPr/>
      </w:pPr>
      <w:r>
        <w:rPr>
          <w:rFonts w:eastAsia="Times New Roman" w:cs="Times New Roman" w:ascii="Liberation Sans" w:hAnsi="Liberation Sans"/>
          <w:color w:val="000000"/>
          <w:sz w:val="24"/>
          <w:szCs w:val="24"/>
          <w:lang w:val="en-US" w:eastAsia="es-ES"/>
        </w:rPr>
        <w:t xml:space="preserve">When comparing LD and LL gene expression patterns, an amplitude decrease in the rhythmic expression profiles was observed. Specifically, most LL rhythmic genes after LD entrainment (97.68%) that  presented a decrease in amplitude when transferred to LL (Fig. 21-A), being significant in more than half of them. A positive (forward) phase shift (increasing phase) is observed under LL when compared to LD in 76.28% of LL rhythmic genes being significant in 14.98% of them. In contrast,, when comparing LD with DD gene expression patterns, the reduction in amplitude is less widespread (Fig. 21-A), being observed in 79.43% of the DD rhythmic genes with significance in 31.62% of them. Opposite to the LL effect, negative (backward) phase shifts (decreasing phase) were observed in DD rhythmic gene expression profiles. Specifically, 87.32% of the DD rhythmic genes after LD entrainment presented an anticipation in phase that was significant in 34.16% of them. </w:t>
      </w:r>
      <w:commentRangeStart w:id="15"/>
      <w:r>
        <w:rPr>
          <w:rFonts w:eastAsia="Times New Roman" w:cs="Times New Roman" w:ascii="Liberation Sans" w:hAnsi="Liberation Sans"/>
          <w:color w:val="000000"/>
          <w:sz w:val="24"/>
          <w:szCs w:val="24"/>
          <w:lang w:val="en-US" w:eastAsia="es-ES"/>
        </w:rPr>
        <w:t xml:space="preserve">Most of them present negative </w:t>
      </w:r>
      <w:ins w:id="30" w:author="Unknown Author" w:date="2023-03-18T11:39:52Z">
        <w:r>
          <w:rPr>
            <w:rFonts w:eastAsia="Times New Roman" w:cs="Times New Roman" w:ascii="Liberation Sans" w:hAnsi="Liberation Sans"/>
            <w:color w:val="000000"/>
            <w:sz w:val="24"/>
            <w:szCs w:val="24"/>
            <w:lang w:val="en-US" w:eastAsia="es-ES"/>
          </w:rPr>
          <w:t>(</w:t>
        </w:r>
      </w:ins>
      <w:ins w:id="31" w:author="Unknown Author" w:date="2023-03-18T11:37:46Z">
        <w:r>
          <w:rPr>
            <w:rFonts w:eastAsia="Times New Roman" w:cs="Times New Roman" w:ascii="Liberation Sans" w:hAnsi="Liberation Sans"/>
            <w:color w:val="000000"/>
            <w:sz w:val="24"/>
            <w:szCs w:val="24"/>
            <w:lang w:val="en-US" w:eastAsia="es-ES"/>
          </w:rPr>
          <w:t xml:space="preserve">backward) </w:t>
        </w:r>
      </w:ins>
      <w:r>
        <w:rPr>
          <w:rFonts w:eastAsia="Times New Roman" w:cs="Times New Roman" w:ascii="Liberation Sans" w:hAnsi="Liberation Sans"/>
          <w:color w:val="000000"/>
          <w:sz w:val="24"/>
          <w:szCs w:val="24"/>
          <w:lang w:val="en-US" w:eastAsia="es-ES"/>
        </w:rPr>
        <w:t>phase shifts between 0 and 5 h of difference, whereas most of genes presenting positive</w:t>
      </w:r>
      <w:ins w:id="32" w:author="Unknown Author" w:date="2023-03-18T11:40:02Z">
        <w:r>
          <w:rPr>
            <w:rFonts w:eastAsia="Times New Roman" w:cs="Times New Roman" w:ascii="Liberation Sans" w:hAnsi="Liberation Sans"/>
            <w:color w:val="000000"/>
            <w:sz w:val="24"/>
            <w:szCs w:val="24"/>
            <w:lang w:val="en-US" w:eastAsia="es-ES"/>
          </w:rPr>
          <w:t xml:space="preserve"> (forward)</w:t>
        </w:r>
      </w:ins>
      <w:r>
        <w:rPr>
          <w:rFonts w:eastAsia="Times New Roman" w:cs="Times New Roman" w:ascii="Liberation Sans" w:hAnsi="Liberation Sans"/>
          <w:color w:val="000000"/>
          <w:sz w:val="24"/>
          <w:szCs w:val="24"/>
          <w:lang w:val="en-US" w:eastAsia="es-ES"/>
        </w:rPr>
        <w:t xml:space="preserve"> phase shifts under LL condition</w:t>
      </w:r>
      <w:del w:id="33" w:author="MERCEDES GARCIA GONZALEZ" w:date="2022-12-01T18:31:00Z">
        <w:r>
          <w:rPr>
            <w:rFonts w:eastAsia="Times New Roman" w:cs="Times New Roman" w:ascii="Liberation Sans" w:hAnsi="Liberation Sans"/>
            <w:color w:val="000000"/>
            <w:sz w:val="24"/>
            <w:szCs w:val="24"/>
            <w:lang w:val="en-US" w:eastAsia="es-ES"/>
          </w:rPr>
          <w:delText>s</w:delText>
        </w:r>
      </w:del>
      <w:r>
        <w:rPr>
          <w:rFonts w:eastAsia="Times New Roman" w:cs="Times New Roman" w:ascii="Liberation Sans" w:hAnsi="Liberation Sans"/>
          <w:color w:val="000000"/>
          <w:sz w:val="24"/>
          <w:szCs w:val="24"/>
          <w:lang w:val="en-US" w:eastAsia="es-ES"/>
        </w:rPr>
        <w:t xml:space="preserve"> exhibit between 0 and 5 h of difference </w:t>
      </w:r>
      <w:r>
        <w:rPr/>
      </w:r>
      <w:commentRangeEnd w:id="15"/>
      <w:r>
        <w:commentReference w:id="15"/>
      </w:r>
      <w:r>
        <w:rPr>
          <w:rFonts w:eastAsia="Times New Roman" w:cs="Times New Roman" w:ascii="Liberation Sans" w:hAnsi="Liberation Sans"/>
          <w:color w:val="000000"/>
          <w:sz w:val="24"/>
          <w:szCs w:val="24"/>
          <w:lang w:val="en-US" w:eastAsia="es-ES"/>
        </w:rPr>
        <w:t xml:space="preserve">(Fig. 21-B). </w:t>
      </w:r>
    </w:p>
    <w:p>
      <w:pPr>
        <w:pStyle w:val="Normal"/>
        <w:spacing w:lineRule="auto" w:line="360" w:before="0" w:after="140"/>
        <w:jc w:val="both"/>
        <w:rPr/>
      </w:pPr>
      <w:r>
        <w:rPr>
          <w:rFonts w:eastAsia="Times New Roman" w:cs="Times New Roman" w:ascii="Liberation Sans" w:hAnsi="Liberation Sans"/>
          <w:color w:val="000000"/>
          <w:sz w:val="24"/>
          <w:szCs w:val="24"/>
          <w:lang w:val="en-US" w:eastAsia="es-ES"/>
        </w:rPr>
        <w:t xml:space="preserve">The global reductions of LL and DD amplitude in rhythmic gene expression profiles when compared to LD amplitude (Fig. 21-A) are significant with p-values </w:t>
      </w:r>
      <w:commentRangeStart w:id="16"/>
      <w:r>
        <w:rPr>
          <w:rFonts w:eastAsia="Times New Roman" w:cs="Times New Roman" w:ascii="Liberation Sans" w:hAnsi="Liberation Sans"/>
          <w:color w:val="000000"/>
          <w:sz w:val="24"/>
          <w:szCs w:val="24"/>
          <w:lang w:val="en-US" w:eastAsia="es-ES"/>
        </w:rPr>
        <w:t>4.23×10</w:t>
      </w:r>
      <w:r>
        <w:rPr>
          <w:rFonts w:eastAsia="Times New Roman" w:cs="Times New Roman" w:ascii="Liberation Sans" w:hAnsi="Liberation Sans"/>
          <w:color w:val="000000"/>
          <w:sz w:val="24"/>
          <w:szCs w:val="24"/>
          <w:vertAlign w:val="superscript"/>
          <w:lang w:val="en-US" w:eastAsia="es-ES"/>
        </w:rPr>
        <w:t>-140</w:t>
      </w:r>
      <w:r>
        <w:rPr>
          <w:rFonts w:eastAsia="Times New Roman" w:cs="Times New Roman" w:ascii="Liberation Sans" w:hAnsi="Liberation Sans"/>
          <w:color w:val="000000"/>
          <w:sz w:val="24"/>
          <w:szCs w:val="24"/>
          <w:lang w:val="en-US" w:eastAsia="es-ES"/>
        </w:rPr>
        <w:t xml:space="preserve"> </w:t>
      </w:r>
      <w:r>
        <w:rPr/>
      </w:r>
      <w:commentRangeEnd w:id="16"/>
      <w:r>
        <w:commentReference w:id="16"/>
      </w:r>
      <w:r>
        <w:rPr>
          <w:rFonts w:eastAsia="Times New Roman" w:cs="Times New Roman" w:ascii="Liberation Sans" w:hAnsi="Liberation Sans"/>
          <w:color w:val="000000"/>
          <w:sz w:val="24"/>
          <w:szCs w:val="24"/>
          <w:lang w:val="en-US" w:eastAsia="es-ES"/>
        </w:rPr>
        <w:t>and 1.09×10</w:t>
      </w:r>
      <w:r>
        <w:rPr>
          <w:rFonts w:eastAsia="Times New Roman" w:cs="Times New Roman" w:ascii="Liberation Sans" w:hAnsi="Liberation Sans"/>
          <w:color w:val="000000"/>
          <w:sz w:val="24"/>
          <w:szCs w:val="24"/>
          <w:vertAlign w:val="superscript"/>
          <w:lang w:val="en-US" w:eastAsia="es-ES"/>
        </w:rPr>
        <w:t>-60</w:t>
      </w:r>
      <w:r>
        <w:rPr>
          <w:rFonts w:eastAsia="Times New Roman" w:cs="Times New Roman" w:ascii="Liberation Sans" w:hAnsi="Liberation Sans"/>
          <w:color w:val="000000"/>
          <w:sz w:val="24"/>
          <w:szCs w:val="24"/>
          <w:lang w:val="en-US" w:eastAsia="es-ES"/>
        </w:rPr>
        <w:t xml:space="preserve"> respectively. More precisely, the reduction in amplitude is significantly lower under LL than under DD with a p-value of 6.71×10</w:t>
      </w:r>
      <w:r>
        <w:rPr>
          <w:rFonts w:eastAsia="Times New Roman" w:cs="Times New Roman" w:ascii="Liberation Sans" w:hAnsi="Liberation Sans"/>
          <w:color w:val="000000"/>
          <w:sz w:val="24"/>
          <w:szCs w:val="24"/>
          <w:vertAlign w:val="superscript"/>
          <w:lang w:val="en-US" w:eastAsia="es-ES"/>
        </w:rPr>
        <w:t>-28</w:t>
      </w:r>
      <w:r>
        <w:rPr>
          <w:rFonts w:eastAsia="Times New Roman" w:cs="Times New Roman" w:ascii="Liberation Sans" w:hAnsi="Liberation Sans"/>
          <w:color w:val="000000"/>
          <w:sz w:val="24"/>
          <w:szCs w:val="24"/>
          <w:lang w:val="en-US" w:eastAsia="es-ES"/>
        </w:rPr>
        <w:t xml:space="preserve">. </w:t>
      </w:r>
    </w:p>
    <w:p>
      <w:pPr>
        <w:pStyle w:val="Normal"/>
        <w:spacing w:lineRule="auto" w:line="360" w:before="0" w:after="119"/>
        <w:jc w:val="both"/>
        <w:rPr/>
      </w:pPr>
      <w:r>
        <w:rPr>
          <w:rFonts w:eastAsia="Times New Roman" w:cs="Times New Roman" w:ascii="Liberation Sans" w:hAnsi="Liberation Sans"/>
          <w:color w:val="000000"/>
          <w:sz w:val="24"/>
          <w:szCs w:val="24"/>
          <w:lang w:val="en-US" w:eastAsia="es-ES"/>
        </w:rPr>
        <w:t xml:space="preserve">Next we analyse free-running conditions effects over rhythmic genes with previous SD entrainment. First, comparing their expression profiles under SD and LL, it can be observed that </w:t>
      </w:r>
      <w:del w:id="34" w:author="Autor desconocido" w:date="2023-04-27T23:16:45Z">
        <w:r>
          <w:rPr>
            <w:rFonts w:eastAsia="Times New Roman" w:cs="Times New Roman" w:ascii="Liberation Sans" w:hAnsi="Liberation Sans"/>
            <w:color w:val="000000"/>
            <w:sz w:val="24"/>
            <w:szCs w:val="24"/>
            <w:lang w:val="en-US" w:eastAsia="es-ES"/>
          </w:rPr>
          <w:delText xml:space="preserve"> </w:delText>
        </w:r>
      </w:del>
      <w:r>
        <w:rPr>
          <w:rFonts w:eastAsia="Times New Roman" w:cs="Times New Roman" w:ascii="Liberation Sans" w:hAnsi="Liberation Sans"/>
          <w:color w:val="000000"/>
          <w:sz w:val="24"/>
          <w:szCs w:val="24"/>
          <w:lang w:val="en-US" w:eastAsia="es-ES"/>
        </w:rPr>
        <w:t>amplitude decrease is more drastic than the one observed for LD entrainment. Specifically, most LL rhythmic genes (87.9%) presente</w:t>
      </w:r>
      <w:commentRangeStart w:id="17"/>
      <w:r>
        <w:rPr>
          <w:rFonts w:eastAsia="Times New Roman" w:cs="Times New Roman" w:ascii="Liberation Sans" w:hAnsi="Liberation Sans"/>
          <w:color w:val="000000"/>
          <w:sz w:val="24"/>
          <w:szCs w:val="24"/>
          <w:lang w:val="en-US" w:eastAsia="es-ES"/>
        </w:rPr>
        <w:t>d</w:t>
      </w:r>
      <w:r>
        <w:rPr/>
      </w:r>
      <w:commentRangeEnd w:id="17"/>
      <w:r>
        <w:commentReference w:id="17"/>
      </w:r>
      <w:r>
        <w:rPr>
          <w:rFonts w:eastAsia="Times New Roman" w:cs="Times New Roman" w:ascii="Liberation Sans" w:hAnsi="Liberation Sans"/>
          <w:color w:val="000000"/>
          <w:sz w:val="24"/>
          <w:szCs w:val="24"/>
          <w:lang w:val="en-US" w:eastAsia="es-ES"/>
        </w:rPr>
        <w:t xml:space="preserve"> a </w:t>
      </w:r>
      <w:commentRangeStart w:id="18"/>
      <w:r>
        <w:rPr>
          <w:rFonts w:eastAsia="Times New Roman" w:cs="Times New Roman" w:ascii="Liberation Sans" w:hAnsi="Liberation Sans"/>
          <w:color w:val="000000"/>
          <w:sz w:val="24"/>
          <w:szCs w:val="24"/>
          <w:lang w:val="en-US" w:eastAsia="es-ES"/>
        </w:rPr>
        <w:t>drastic decrease in amplitude when transferred to LL </w:t>
      </w:r>
      <w:r>
        <w:rPr/>
      </w:r>
      <w:commentRangeEnd w:id="18"/>
      <w:r>
        <w:commentReference w:id="18"/>
      </w:r>
      <w:r>
        <w:rPr>
          <w:rFonts w:eastAsia="Times New Roman" w:cs="Times New Roman" w:ascii="Liberation Sans" w:hAnsi="Liberation Sans"/>
          <w:color w:val="000000"/>
          <w:sz w:val="24"/>
          <w:szCs w:val="24"/>
          <w:lang w:val="en-US" w:eastAsia="es-ES"/>
        </w:rPr>
        <w:t>(Fig. 21-E), being significant in 34.6% of them</w:t>
      </w:r>
      <w:del w:id="35" w:author="Unknown Author" w:date="2023-03-17T20:54:33Z">
        <w:r>
          <w:rPr>
            <w:rFonts w:eastAsia="Times New Roman" w:cs="Times New Roman" w:ascii="Liberation Sans" w:hAnsi="Liberation Sans"/>
            <w:color w:val="000000"/>
            <w:sz w:val="24"/>
            <w:szCs w:val="24"/>
            <w:lang w:val="en-US" w:eastAsia="es-ES"/>
          </w:rPr>
          <w:delText xml:space="preserve"> </w:delText>
        </w:r>
      </w:del>
      <w:r>
        <w:rPr>
          <w:rFonts w:eastAsia="Times New Roman" w:cs="Times New Roman" w:ascii="Liberation Sans" w:hAnsi="Liberation Sans"/>
          <w:color w:val="000000"/>
          <w:sz w:val="24"/>
          <w:szCs w:val="24"/>
          <w:lang w:val="en-US" w:eastAsia="es-ES"/>
        </w:rPr>
        <w:t xml:space="preserve">.  Similar to the behaviour after LD entrainment, a positive (forward) phase shift around 5 h of difference (Fig. 21-F,G) was also observed in 68.28% of LL rhythmic genes after SD entrainment, being significant in 14.98% of them. However, when comparing SD and DD gene expression patterns, the reduction in amplitude was almost non-existent (Fig. 21-E), being observed only in 35.97% of the DD rhythmic genes  with significance in 23.58% of them. Negative (backward) phase shifts were observed in 47.7% of the DD rhythmic genes  after SD entrainment with significance in 28.83% of them. Nonetheless, globally most genes have a phase shift around 0 (Fig. 21-F), suggesting that phase is not drastically affected under DD after SD entrainment (Fig. 21-G). </w:t>
      </w:r>
    </w:p>
    <w:p>
      <w:pPr>
        <w:pStyle w:val="Normal"/>
        <w:spacing w:lineRule="auto" w:line="360" w:before="0" w:after="119"/>
        <w:jc w:val="both"/>
        <w:rPr/>
      </w:pPr>
      <w:r>
        <w:rPr>
          <w:rFonts w:eastAsia="Times New Roman" w:cs="Times New Roman" w:ascii="Liberation Sans" w:hAnsi="Liberation Sans"/>
          <w:color w:val="000000"/>
          <w:sz w:val="24"/>
          <w:szCs w:val="24"/>
          <w:lang w:val="en-US" w:eastAsia="es-ES"/>
        </w:rPr>
        <w:t xml:space="preserve">The global drastic amplitude reduction in LL rhythmic gene expression profiles </w:t>
      </w:r>
      <w:r>
        <w:rPr>
          <w:rFonts w:eastAsia="Times New Roman" w:cs="Times New Roman" w:ascii="Liberation Sans" w:hAnsi="Liberation Sans"/>
          <w:color w:val="000000"/>
          <w:kern w:val="0"/>
          <w:sz w:val="24"/>
          <w:szCs w:val="24"/>
          <w:lang w:val="en-US" w:eastAsia="es-ES" w:bidi="ar-SA"/>
        </w:rPr>
        <w:t>after</w:t>
      </w:r>
      <w:r>
        <w:rPr>
          <w:rFonts w:eastAsia="Times New Roman" w:cs="Times New Roman" w:ascii="Liberation Sans" w:hAnsi="Liberation Sans"/>
          <w:color w:val="000000"/>
          <w:sz w:val="24"/>
          <w:szCs w:val="24"/>
          <w:lang w:val="en-US" w:eastAsia="es-ES"/>
        </w:rPr>
        <w:t xml:space="preserve"> SD  entrainment was significant with a p-value </w:t>
      </w:r>
      <w:commentRangeStart w:id="19"/>
      <w:r>
        <w:rPr>
          <w:rFonts w:eastAsia="Times New Roman" w:cs="Times New Roman" w:ascii="Liberation Sans" w:hAnsi="Liberation Sans"/>
          <w:color w:val="000000"/>
          <w:sz w:val="24"/>
          <w:szCs w:val="24"/>
          <w:lang w:val="en-US" w:eastAsia="es-ES"/>
        </w:rPr>
        <w:t>5.95×10</w:t>
      </w:r>
      <w:r>
        <w:rPr>
          <w:rFonts w:eastAsia="Times New Roman" w:cs="Times New Roman" w:ascii="Liberation Sans" w:hAnsi="Liberation Sans"/>
          <w:color w:val="000000"/>
          <w:sz w:val="24"/>
          <w:szCs w:val="24"/>
          <w:vertAlign w:val="superscript"/>
          <w:lang w:val="en-US" w:eastAsia="es-ES"/>
        </w:rPr>
        <w:t>-65</w:t>
      </w:r>
      <w:r>
        <w:rPr>
          <w:rFonts w:eastAsia="Times New Roman" w:cs="Times New Roman" w:ascii="Liberation Sans" w:hAnsi="Liberation Sans"/>
          <w:color w:val="000000"/>
          <w:sz w:val="24"/>
          <w:szCs w:val="24"/>
          <w:lang w:val="en-US" w:eastAsia="es-ES"/>
        </w:rPr>
        <w:t xml:space="preserve"> </w:t>
      </w:r>
      <w:r>
        <w:rPr/>
      </w:r>
      <w:commentRangeEnd w:id="19"/>
      <w:r>
        <w:commentReference w:id="19"/>
      </w:r>
      <w:r>
        <w:rPr>
          <w:rFonts w:eastAsia="Times New Roman" w:cs="Times New Roman" w:ascii="Liberation Sans" w:hAnsi="Liberation Sans"/>
          <w:color w:val="000000"/>
          <w:sz w:val="24"/>
          <w:szCs w:val="24"/>
          <w:lang w:val="en-US" w:eastAsia="es-ES"/>
        </w:rPr>
        <w:t>(Fig. 21-D). In contrast to what was observed after LD entrainment, a slight but significant increase in amplitude under DD was detected when compared to SD with a p-value of 2.50×10</w:t>
      </w:r>
      <w:r>
        <w:rPr>
          <w:rFonts w:eastAsia="Times New Roman" w:cs="Times New Roman" w:ascii="Liberation Sans" w:hAnsi="Liberation Sans"/>
          <w:color w:val="000000"/>
          <w:sz w:val="24"/>
          <w:szCs w:val="24"/>
          <w:vertAlign w:val="superscript"/>
          <w:lang w:val="en-US" w:eastAsia="es-ES"/>
        </w:rPr>
        <w:t>-8</w:t>
      </w:r>
      <w:r>
        <w:rPr>
          <w:rFonts w:eastAsia="Times New Roman" w:cs="Times New Roman" w:ascii="Liberation Sans" w:hAnsi="Liberation Sans"/>
          <w:color w:val="000000"/>
          <w:sz w:val="24"/>
          <w:szCs w:val="24"/>
          <w:lang w:val="en-US" w:eastAsia="es-ES"/>
        </w:rPr>
        <w:t xml:space="preserve"> (Fig. 21-D). There are no drastic changes in </w:t>
      </w:r>
      <w:commentRangeStart w:id="20"/>
      <w:r>
        <w:rPr>
          <w:rFonts w:eastAsia="Times New Roman" w:cs="Times New Roman" w:ascii="Liberation Sans" w:hAnsi="Liberation Sans"/>
          <w:color w:val="000000"/>
          <w:sz w:val="24"/>
          <w:szCs w:val="24"/>
          <w:lang w:val="en-US" w:eastAsia="es-ES"/>
        </w:rPr>
        <w:t xml:space="preserve">phase or amplitude </w:t>
      </w:r>
      <w:r>
        <w:rPr/>
      </w:r>
      <w:ins w:id="36" w:author="Autor desconocido" w:date="2023-04-27T23:23:55Z">
        <w:commentRangeEnd w:id="20"/>
        <w:r>
          <w:commentReference w:id="20"/>
        </w:r>
        <w:r>
          <w:rPr/>
          <w:commentReference w:id="21"/>
        </w:r>
      </w:ins>
      <w:r>
        <w:rPr>
          <w:rFonts w:eastAsia="Times New Roman" w:cs="Times New Roman" w:ascii="Liberation Sans" w:hAnsi="Liberation Sans"/>
          <w:color w:val="000000"/>
          <w:sz w:val="24"/>
          <w:szCs w:val="24"/>
          <w:lang w:val="en-US" w:eastAsia="es-ES"/>
        </w:rPr>
        <w:t>in DD rhythmic expression profiles after SD entrainment. This suggests a highly similarity between SD and DD conditions, probably due to long periods of dark entrainment.</w:t>
      </w:r>
    </w:p>
    <w:p>
      <w:pPr>
        <w:pStyle w:val="Normal"/>
        <w:spacing w:lineRule="auto" w:line="360" w:before="0" w:after="119"/>
        <w:jc w:val="both"/>
        <w:rPr/>
      </w:pPr>
      <w:commentRangeStart w:id="22"/>
      <w:r>
        <w:rPr>
          <w:rFonts w:eastAsia="Times New Roman" w:cs="Times New Roman" w:ascii="Liberation Sans" w:hAnsi="Liberation Sans"/>
          <w:color w:val="000000"/>
          <w:sz w:val="24"/>
          <w:szCs w:val="24"/>
          <w:lang w:val="en-US" w:eastAsia="es-ES"/>
        </w:rPr>
        <w:t>Free-running conditions have been widely studied in nocturnal mammals (Bartoszewicz et al., 2010; Hundahl et al., 2012; Imai et al., 2020)⁠, plants (Edwards et al., 2010; Ohara et al., 2015)⁠ and other organisms</w:t>
      </w:r>
      <w:ins w:id="37" w:author="MERCEDES GARCIA GONZALEZ" w:date="2022-12-07T09:57:00Z">
        <w:r>
          <w:rPr>
            <w:rFonts w:eastAsia="Times New Roman" w:cs="Times New Roman" w:ascii="Liberation Sans" w:hAnsi="Liberation Sans"/>
            <w:color w:val="000000"/>
            <w:sz w:val="24"/>
            <w:szCs w:val="24"/>
            <w:lang w:val="en-US" w:eastAsia="es-ES"/>
          </w:rPr>
          <w:t xml:space="preserve"> </w:t>
        </w:r>
      </w:ins>
      <w:r>
        <w:rPr>
          <w:rFonts w:eastAsia="Times New Roman" w:cs="Times New Roman" w:ascii="Liberation Sans" w:hAnsi="Liberation Sans"/>
          <w:color w:val="000000"/>
          <w:sz w:val="24"/>
          <w:szCs w:val="24"/>
          <w:lang w:val="en-US" w:eastAsia="es-ES"/>
        </w:rPr>
        <w:t xml:space="preserve">(Biebach et al., 1991; Vatakis et al., 2018)⁠. </w:t>
      </w:r>
      <w:commentRangeStart w:id="23"/>
      <w:r>
        <w:rPr>
          <w:rFonts w:eastAsia="Times New Roman" w:cs="Times New Roman" w:ascii="Liberation Sans" w:hAnsi="Liberation Sans"/>
          <w:color w:val="000000"/>
          <w:sz w:val="24"/>
          <w:szCs w:val="24"/>
          <w:lang w:val="en-US" w:eastAsia="es-ES"/>
        </w:rPr>
        <w:t xml:space="preserve">The effect over the amplitude of biological rhythms has been previously observed at different biological levels </w:t>
      </w:r>
      <w:r>
        <w:rPr/>
      </w:r>
      <w:ins w:id="38" w:author="Autor desconocido" w:date="2023-05-10T10:29:54Z">
        <w:commentRangeEnd w:id="23"/>
        <w:r>
          <w:commentReference w:id="23"/>
        </w:r>
        <w:r>
          <w:rPr/>
          <w:commentReference w:id="24"/>
        </w:r>
      </w:ins>
      <w:ins w:id="39" w:author="Autor desconocido" w:date="2023-05-03T11:00:58Z">
        <w:r>
          <w:rPr/>
          <w:commentReference w:id="25"/>
        </w:r>
      </w:ins>
      <w:r>
        <w:rPr>
          <w:rFonts w:eastAsia="Times New Roman" w:cs="Times New Roman" w:ascii="Liberation Sans" w:hAnsi="Liberation Sans"/>
          <w:color w:val="000000"/>
          <w:sz w:val="24"/>
          <w:szCs w:val="24"/>
          <w:lang w:val="en-US" w:eastAsia="es-ES"/>
        </w:rPr>
        <w:t>and is commonly associated with a loss of synchrony (Paajanen et al., 2021; Vatakis et al., 2018)⁠ (Fig. 22). This suggests that LL conditions promote a larger los</w:t>
      </w:r>
      <w:ins w:id="40" w:author="MERCEDES GARCIA GONZALEZ" w:date="2022-12-07T09:58:00Z">
        <w:r>
          <w:rPr>
            <w:rFonts w:eastAsia="Times New Roman" w:cs="Times New Roman" w:ascii="Liberation Sans" w:hAnsi="Liberation Sans"/>
            <w:color w:val="000000"/>
            <w:sz w:val="24"/>
            <w:szCs w:val="24"/>
            <w:lang w:val="en-US" w:eastAsia="es-ES"/>
          </w:rPr>
          <w:t>s</w:t>
        </w:r>
      </w:ins>
      <w:del w:id="41" w:author="MERCEDES GARCIA GONZALEZ" w:date="2022-12-07T09:58:00Z">
        <w:r>
          <w:rPr>
            <w:rFonts w:eastAsia="Times New Roman" w:cs="Times New Roman" w:ascii="Liberation Sans" w:hAnsi="Liberation Sans"/>
            <w:color w:val="000000"/>
            <w:sz w:val="24"/>
            <w:szCs w:val="24"/>
            <w:lang w:val="en-US" w:eastAsia="es-ES"/>
          </w:rPr>
          <w:delText>t</w:delText>
        </w:r>
      </w:del>
      <w:r>
        <w:rPr>
          <w:rFonts w:eastAsia="Times New Roman" w:cs="Times New Roman" w:ascii="Liberation Sans" w:hAnsi="Liberation Sans"/>
          <w:color w:val="000000"/>
          <w:sz w:val="24"/>
          <w:szCs w:val="24"/>
          <w:lang w:val="en-US" w:eastAsia="es-ES"/>
        </w:rPr>
        <w:t xml:space="preserve"> of synchrony than DD conditions at the transcriptomic level in </w:t>
      </w:r>
      <w:r>
        <w:rPr>
          <w:rFonts w:eastAsia="Times New Roman" w:cs="Times New Roman" w:ascii="Liberation Sans" w:hAnsi="Liberation Sans"/>
          <w:i/>
          <w:iCs/>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xml:space="preserve"> under both photoperiods of entrainment. </w:t>
      </w:r>
      <w:commentRangeEnd w:id="22"/>
      <w:r>
        <w:commentReference w:id="22"/>
      </w:r>
      <w:r>
        <w:rPr/>
      </w:r>
    </w:p>
    <w:p>
      <w:pPr>
        <w:pStyle w:val="Normal"/>
        <w:spacing w:lineRule="auto" w:line="240" w:before="0" w:after="119"/>
        <w:rPr/>
      </w:pPr>
      <w:r>
        <w:rPr/>
        <w:drawing>
          <wp:inline distT="0" distB="0" distL="0" distR="0">
            <wp:extent cx="6118860" cy="5204460"/>
            <wp:effectExtent l="0" t="0" r="0" b="0"/>
            <wp:docPr id="3" name="Imagen 7" descr="C:\Users\mggonza\AppData\Local\Microsoft\Windows\INetCache\Content.MSO\78190DA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7" descr="C:\Users\mggonza\AppData\Local\Microsoft\Windows\INetCache\Content.MSO\78190DAD.tmp"/>
                    <pic:cNvPicPr>
                      <a:picLocks noChangeAspect="1" noChangeArrowheads="1"/>
                    </pic:cNvPicPr>
                  </pic:nvPicPr>
                  <pic:blipFill>
                    <a:blip r:embed="rId4"/>
                    <a:stretch>
                      <a:fillRect/>
                    </a:stretch>
                  </pic:blipFill>
                  <pic:spPr bwMode="auto">
                    <a:xfrm>
                      <a:off x="0" y="0"/>
                      <a:ext cx="6118860" cy="5204460"/>
                    </a:xfrm>
                    <a:prstGeom prst="rect">
                      <a:avLst/>
                    </a:prstGeom>
                  </pic:spPr>
                </pic:pic>
              </a:graphicData>
            </a:graphic>
          </wp:inline>
        </w:drawing>
      </w:r>
      <w:r>
        <w:rPr>
          <w:rFonts w:eastAsia="Times New Roman" w:cs="Times New Roman" w:ascii="Liberation Serif" w:hAnsi="Liberation Serif"/>
          <w:i/>
          <w:iCs/>
          <w:color w:val="000000"/>
          <w:sz w:val="24"/>
          <w:szCs w:val="24"/>
          <w:lang w:val="en-US" w:eastAsia="es-ES"/>
        </w:rPr>
        <w:t xml:space="preserve">Figure 21: </w:t>
      </w:r>
      <w:r>
        <w:rPr>
          <w:rFonts w:eastAsia="Times New Roman" w:cs="Times New Roman" w:ascii="Liberation Serif" w:hAnsi="Liberation Serif"/>
          <w:b/>
          <w:bCs/>
          <w:i/>
          <w:iCs/>
          <w:color w:val="000000"/>
          <w:sz w:val="24"/>
          <w:szCs w:val="24"/>
          <w:lang w:val="en-US" w:eastAsia="es-ES"/>
        </w:rPr>
        <w:t>Free running conditions effects over gene expression profiles.</w:t>
      </w:r>
      <w:r>
        <w:rPr>
          <w:rFonts w:eastAsia="Times New Roman" w:cs="Times New Roman" w:ascii="Liberation Serif" w:hAnsi="Liberation Serif"/>
          <w:i/>
          <w:iCs/>
          <w:color w:val="000000"/>
          <w:sz w:val="24"/>
          <w:szCs w:val="24"/>
          <w:lang w:val="en-US" w:eastAsia="es-ES"/>
        </w:rPr>
        <w:t xml:space="preserve"> (A) Boxplot representing rhythmic genes amplitude reached under long day condition</w:t>
      </w:r>
      <w:del w:id="42" w:author="MERCEDES GARCIA GONZALEZ" w:date="2022-12-07T10:02:00Z">
        <w:r>
          <w:rPr>
            <w:rFonts w:eastAsia="Times New Roman" w:cs="Times New Roman" w:ascii="Liberation Serif" w:hAnsi="Liberation Serif"/>
            <w:i/>
            <w:iCs/>
            <w:color w:val="000000"/>
            <w:sz w:val="24"/>
            <w:szCs w:val="24"/>
            <w:lang w:val="en-US" w:eastAsia="es-ES"/>
          </w:rPr>
          <w:delText>s</w:delText>
        </w:r>
      </w:del>
      <w:r>
        <w:rPr>
          <w:rFonts w:eastAsia="Times New Roman" w:cs="Times New Roman" w:ascii="Liberation Serif" w:hAnsi="Liberation Serif"/>
          <w:i/>
          <w:iCs/>
          <w:color w:val="000000"/>
          <w:sz w:val="24"/>
          <w:szCs w:val="24"/>
          <w:lang w:val="en-US" w:eastAsia="es-ES"/>
        </w:rPr>
        <w:t xml:space="preserve"> (blue), when cultures were kept under free running condition</w:t>
      </w:r>
      <w:del w:id="43" w:author="MERCEDES GARCIA GONZALEZ" w:date="2022-12-07T10:02:00Z">
        <w:r>
          <w:rPr>
            <w:rFonts w:eastAsia="Times New Roman" w:cs="Times New Roman" w:ascii="Liberation Serif" w:hAnsi="Liberation Serif"/>
            <w:i/>
            <w:iCs/>
            <w:color w:val="000000"/>
            <w:sz w:val="24"/>
            <w:szCs w:val="24"/>
            <w:lang w:val="en-US" w:eastAsia="es-ES"/>
          </w:rPr>
          <w:delText>s</w:delText>
        </w:r>
      </w:del>
      <w:r>
        <w:rPr>
          <w:rFonts w:eastAsia="Times New Roman" w:cs="Times New Roman" w:ascii="Liberation Serif" w:hAnsi="Liberation Serif"/>
          <w:i/>
          <w:iCs/>
          <w:color w:val="000000"/>
          <w:sz w:val="24"/>
          <w:szCs w:val="24"/>
          <w:lang w:val="en-US" w:eastAsia="es-ES"/>
        </w:rPr>
        <w:t xml:space="preserve"> consisting of constant light (light blue) and when cultures were kept under free running condition</w:t>
      </w:r>
      <w:del w:id="44" w:author="MERCEDES GARCIA GONZALEZ" w:date="2022-12-07T10:02:00Z">
        <w:r>
          <w:rPr>
            <w:rFonts w:eastAsia="Times New Roman" w:cs="Times New Roman" w:ascii="Liberation Serif" w:hAnsi="Liberation Serif"/>
            <w:i/>
            <w:iCs/>
            <w:color w:val="000000"/>
            <w:sz w:val="24"/>
            <w:szCs w:val="24"/>
            <w:lang w:val="en-US" w:eastAsia="es-ES"/>
          </w:rPr>
          <w:delText>s</w:delText>
        </w:r>
      </w:del>
      <w:r>
        <w:rPr>
          <w:rFonts w:eastAsia="Times New Roman" w:cs="Times New Roman" w:ascii="Liberation Serif" w:hAnsi="Liberation Serif"/>
          <w:i/>
          <w:iCs/>
          <w:color w:val="000000"/>
          <w:sz w:val="24"/>
          <w:szCs w:val="24"/>
          <w:lang w:val="en-US" w:eastAsia="es-ES"/>
        </w:rPr>
        <w:t xml:space="preserve"> consisting of constant dark (dark blue). </w:t>
      </w:r>
      <w:commentRangeStart w:id="26"/>
      <w:r>
        <w:rPr>
          <w:rFonts w:eastAsia="Times New Roman" w:cs="Times New Roman" w:ascii="Liberation Serif" w:hAnsi="Liberation Serif"/>
          <w:i/>
          <w:iCs/>
          <w:color w:val="000000"/>
          <w:sz w:val="24"/>
          <w:szCs w:val="24"/>
          <w:lang w:val="en-US" w:eastAsia="es-ES"/>
        </w:rPr>
        <w:t>LL and DD amplitudes are significantly reduced with respect to LD according to p-values of 4.2</w:t>
      </w:r>
      <w:ins w:id="45" w:author="Unknown Author" w:date="2023-03-18T11:41:40Z">
        <w:r>
          <w:rPr>
            <w:rFonts w:eastAsia="Times New Roman" w:cs="Times New Roman" w:ascii="Liberation Serif" w:hAnsi="Liberation Serif"/>
            <w:i/>
            <w:iCs/>
            <w:color w:val="000000"/>
            <w:sz w:val="24"/>
            <w:szCs w:val="24"/>
            <w:lang w:val="en-US" w:eastAsia="es-ES"/>
          </w:rPr>
          <w:t>3</w:t>
        </w:r>
      </w:ins>
      <w:ins w:id="46" w:author="Unknown Author" w:date="2023-03-18T11:41:40Z">
        <w:r>
          <w:rPr>
            <w:rFonts w:eastAsia="Times New Roman" w:cs="Times New Roman" w:ascii="Liberation Sans" w:hAnsi="Liberation Sans"/>
            <w:i/>
            <w:iCs/>
            <w:color w:val="000000"/>
            <w:sz w:val="24"/>
            <w:szCs w:val="24"/>
            <w:lang w:val="en-US" w:eastAsia="es-ES"/>
          </w:rPr>
          <w:t>×10</w:t>
        </w:r>
      </w:ins>
      <w:del w:id="47" w:author="Unknown Author" w:date="2023-03-18T11:41:58Z">
        <w:r>
          <w:rPr>
            <w:rFonts w:eastAsia="Times New Roman" w:cs="Times New Roman" w:ascii="Liberation Serif" w:hAnsi="Liberation Serif"/>
            <w:i/>
            <w:iCs/>
            <w:color w:val="000000"/>
            <w:sz w:val="24"/>
            <w:szCs w:val="24"/>
            <w:lang w:val="en-US" w:eastAsia="es-ES"/>
          </w:rPr>
          <w:delText>25738e</w:delText>
        </w:r>
      </w:del>
      <w:r>
        <w:rPr>
          <w:rFonts w:eastAsia="Times New Roman" w:cs="Times New Roman" w:ascii="Liberation Serif" w:hAnsi="Liberation Serif"/>
          <w:i/>
          <w:iCs/>
          <w:color w:val="000000"/>
          <w:sz w:val="24"/>
          <w:szCs w:val="24"/>
          <w:vertAlign w:val="superscript"/>
          <w:lang w:val="en-US" w:eastAsia="es-ES"/>
          <w:rPrChange w:id="0" w:author="Unknown Author" w:date="2023-03-18T11:42:02Z"/>
        </w:rPr>
        <w:t>-140</w:t>
      </w:r>
      <w:r>
        <w:rPr>
          <w:rFonts w:eastAsia="Times New Roman" w:cs="Times New Roman" w:ascii="Liberation Serif" w:hAnsi="Liberation Serif"/>
          <w:i/>
          <w:iCs/>
          <w:color w:val="000000"/>
          <w:sz w:val="24"/>
          <w:szCs w:val="24"/>
          <w:lang w:val="en-US" w:eastAsia="es-ES"/>
        </w:rPr>
        <w:t xml:space="preserve"> and 1.0</w:t>
      </w:r>
      <w:ins w:id="49" w:author="Unknown Author" w:date="2023-03-18T11:42:06Z">
        <w:r>
          <w:rPr>
            <w:rFonts w:eastAsia="Times New Roman" w:cs="Times New Roman" w:ascii="Liberation Serif" w:hAnsi="Liberation Serif"/>
            <w:i/>
            <w:iCs/>
            <w:color w:val="000000"/>
            <w:sz w:val="24"/>
            <w:szCs w:val="24"/>
            <w:lang w:val="en-US" w:eastAsia="es-ES"/>
          </w:rPr>
          <w:t>9</w:t>
        </w:r>
      </w:ins>
      <w:del w:id="50" w:author="Unknown Author" w:date="2023-03-18T11:42:10Z">
        <w:r>
          <w:rPr>
            <w:rFonts w:eastAsia="Times New Roman" w:cs="Times New Roman" w:ascii="Liberation Serif" w:hAnsi="Liberation Serif"/>
            <w:i/>
            <w:iCs/>
            <w:color w:val="000000"/>
            <w:sz w:val="24"/>
            <w:szCs w:val="24"/>
            <w:lang w:val="en-US" w:eastAsia="es-ES"/>
          </w:rPr>
          <w:delText>87318e</w:delText>
        </w:r>
      </w:del>
      <w:ins w:id="51" w:author="Unknown Author" w:date="2023-03-18T11:42:10Z">
        <w:r>
          <w:rPr>
            <w:rFonts w:eastAsia="Times New Roman" w:cs="Times New Roman" w:ascii="Liberation Sans" w:hAnsi="Liberation Sans"/>
            <w:i/>
            <w:iCs/>
            <w:color w:val="000000"/>
            <w:sz w:val="24"/>
            <w:szCs w:val="24"/>
            <w:lang w:val="en-US" w:eastAsia="es-ES"/>
          </w:rPr>
          <w:t>×10</w:t>
        </w:r>
      </w:ins>
      <w:r>
        <w:rPr>
          <w:rFonts w:eastAsia="Times New Roman" w:cs="Times New Roman" w:ascii="Liberation Serif" w:hAnsi="Liberation Serif"/>
          <w:i/>
          <w:iCs/>
          <w:color w:val="000000"/>
          <w:sz w:val="24"/>
          <w:szCs w:val="24"/>
          <w:vertAlign w:val="superscript"/>
          <w:lang w:val="en-US" w:eastAsia="es-ES"/>
          <w:rPrChange w:id="0" w:author="Unknown Author" w:date="2023-03-18T11:42:15Z"/>
        </w:rPr>
        <w:t>-60</w:t>
      </w:r>
      <w:r>
        <w:rPr>
          <w:rFonts w:eastAsia="Times New Roman" w:cs="Times New Roman" w:ascii="Liberation Serif" w:hAnsi="Liberation Serif"/>
          <w:i/>
          <w:iCs/>
          <w:color w:val="000000"/>
          <w:sz w:val="24"/>
          <w:szCs w:val="24"/>
          <w:lang w:val="en-US" w:eastAsia="es-ES"/>
        </w:rPr>
        <w:t xml:space="preserve"> possibly due to a decline in culture synchrony under free running conditions. LL amplitudes are also reduced when compared to DD according to a p-value of 6.7</w:t>
      </w:r>
      <w:ins w:id="53" w:author="Unknown Author" w:date="2023-03-18T11:42:23Z">
        <w:r>
          <w:rPr>
            <w:rFonts w:eastAsia="Times New Roman" w:cs="Times New Roman" w:ascii="Liberation Serif" w:hAnsi="Liberation Serif"/>
            <w:i/>
            <w:iCs/>
            <w:color w:val="000000"/>
            <w:sz w:val="24"/>
            <w:szCs w:val="24"/>
            <w:lang w:val="en-US" w:eastAsia="es-ES"/>
          </w:rPr>
          <w:t>1</w:t>
        </w:r>
      </w:ins>
      <w:del w:id="54" w:author="Unknown Author" w:date="2023-03-18T11:42:27Z">
        <w:r>
          <w:rPr>
            <w:rFonts w:eastAsia="Times New Roman" w:cs="Times New Roman" w:ascii="Liberation Serif" w:hAnsi="Liberation Serif"/>
            <w:i/>
            <w:iCs/>
            <w:color w:val="000000"/>
            <w:sz w:val="24"/>
            <w:szCs w:val="24"/>
            <w:lang w:val="en-US" w:eastAsia="es-ES"/>
          </w:rPr>
          <w:delText>06823e</w:delText>
        </w:r>
      </w:del>
      <w:ins w:id="55" w:author="Unknown Author" w:date="2023-03-18T11:42:27Z">
        <w:r>
          <w:rPr>
            <w:rFonts w:eastAsia="Times New Roman" w:cs="Times New Roman" w:ascii="Liberation Sans" w:hAnsi="Liberation Sans"/>
            <w:i/>
            <w:iCs/>
            <w:color w:val="000000"/>
            <w:sz w:val="24"/>
            <w:szCs w:val="24"/>
            <w:lang w:val="en-US" w:eastAsia="es-ES"/>
          </w:rPr>
          <w:t>×10</w:t>
        </w:r>
      </w:ins>
      <w:r>
        <w:rPr>
          <w:rFonts w:eastAsia="Times New Roman" w:cs="Times New Roman" w:ascii="Liberation Serif" w:hAnsi="Liberation Serif"/>
          <w:i/>
          <w:iCs/>
          <w:color w:val="000000"/>
          <w:sz w:val="24"/>
          <w:szCs w:val="24"/>
          <w:vertAlign w:val="superscript"/>
          <w:lang w:val="en-US" w:eastAsia="es-ES"/>
          <w:rPrChange w:id="0" w:author="Unknown Author" w:date="2023-03-18T11:42:31Z"/>
        </w:rPr>
        <w:t>-28</w:t>
      </w:r>
      <w:r>
        <w:rPr>
          <w:rFonts w:eastAsia="Times New Roman" w:cs="Times New Roman" w:ascii="Liberation Serif" w:hAnsi="Liberation Serif"/>
          <w:i/>
          <w:iCs/>
          <w:color w:val="000000"/>
          <w:sz w:val="24"/>
          <w:szCs w:val="24"/>
          <w:lang w:val="en-US" w:eastAsia="es-ES"/>
        </w:rPr>
        <w:t xml:space="preserve"> suggesting more severe loss of rhythmicity under LL than DD</w:t>
      </w:r>
      <w:r>
        <w:rPr/>
      </w:r>
      <w:ins w:id="57" w:author="Autor desconocido" w:date="2023-04-27T23:33:08Z">
        <w:commentRangeEnd w:id="26"/>
        <w:r>
          <w:commentReference w:id="26"/>
        </w:r>
        <w:r>
          <w:rPr/>
          <w:commentReference w:id="27"/>
        </w:r>
      </w:ins>
      <w:r>
        <w:rPr>
          <w:rFonts w:eastAsia="Times New Roman" w:cs="Times New Roman" w:ascii="Liberation Serif" w:hAnsi="Liberation Serif"/>
          <w:i/>
          <w:iCs/>
          <w:color w:val="000000"/>
          <w:sz w:val="24"/>
          <w:szCs w:val="24"/>
          <w:lang w:val="en-US" w:eastAsia="es-ES"/>
        </w:rPr>
        <w:t xml:space="preserve">. P-values were computed using Mann-Whitney-Wilcoxon test. (B) Histograms showing the distribution of the number of genes exhibiting positive and negative phase shifts under LL (light blue, left) and DD (dark blue, right) free running conditions when compared to LD. Vertical dashed lines mark no shift. </w:t>
      </w:r>
      <w:commentRangeStart w:id="28"/>
      <w:r>
        <w:rPr>
          <w:rFonts w:eastAsia="Times New Roman" w:cs="Times New Roman" w:ascii="Liberation Serif" w:hAnsi="Liberation Serif"/>
          <w:i/>
          <w:iCs/>
          <w:color w:val="000000"/>
          <w:sz w:val="24"/>
          <w:szCs w:val="24"/>
          <w:lang w:val="en-US" w:eastAsia="es-ES"/>
        </w:rPr>
        <w:t xml:space="preserve">Positive </w:t>
      </w:r>
      <w:ins w:id="58" w:author="Unknown Author" w:date="2023-03-18T11:42:50Z">
        <w:r>
          <w:rPr>
            <w:rFonts w:eastAsia="Times New Roman" w:cs="Times New Roman" w:ascii="Liberation Serif" w:hAnsi="Liberation Serif"/>
            <w:i/>
            <w:iCs/>
            <w:color w:val="000000"/>
            <w:sz w:val="24"/>
            <w:szCs w:val="24"/>
            <w:lang w:val="en-US" w:eastAsia="es-ES"/>
          </w:rPr>
          <w:t>(</w:t>
        </w:r>
      </w:ins>
      <w:r>
        <w:rPr>
          <w:rFonts w:eastAsia="Times New Roman" w:cs="Times New Roman" w:ascii="Liberation Serif" w:hAnsi="Liberation Serif"/>
          <w:i/>
          <w:iCs/>
          <w:color w:val="000000"/>
          <w:sz w:val="24"/>
          <w:szCs w:val="24"/>
          <w:lang w:val="en-US" w:eastAsia="es-ES"/>
        </w:rPr>
        <w:t>forward</w:t>
      </w:r>
      <w:ins w:id="59" w:author="Unknown Author" w:date="2023-03-18T11:42:53Z">
        <w:r>
          <w:rPr>
            <w:rFonts w:eastAsia="Times New Roman" w:cs="Times New Roman" w:ascii="Liberation Serif" w:hAnsi="Liberation Serif"/>
            <w:i/>
            <w:iCs/>
            <w:color w:val="000000"/>
            <w:sz w:val="24"/>
            <w:szCs w:val="24"/>
            <w:lang w:val="en-US" w:eastAsia="es-ES"/>
          </w:rPr>
          <w:t>)</w:t>
        </w:r>
      </w:ins>
      <w:r>
        <w:rPr>
          <w:rFonts w:eastAsia="Times New Roman" w:cs="Times New Roman" w:ascii="Liberation Serif" w:hAnsi="Liberation Serif"/>
          <w:i/>
          <w:iCs/>
          <w:color w:val="000000"/>
          <w:sz w:val="24"/>
          <w:szCs w:val="24"/>
          <w:lang w:val="en-US" w:eastAsia="es-ES"/>
        </w:rPr>
        <w:t xml:space="preserve"> phase shifts are observed when cultures are transferred from LD to LL whereas negative backward phase shifts are apparent when transferred to DD</w:t>
      </w:r>
      <w:r>
        <w:rPr/>
      </w:r>
      <w:commentRangeEnd w:id="28"/>
      <w:r>
        <w:commentReference w:id="28"/>
      </w:r>
      <w:r>
        <w:rPr>
          <w:rFonts w:eastAsia="Times New Roman" w:cs="Times New Roman" w:ascii="Liberation Serif" w:hAnsi="Liberation Serif"/>
          <w:i/>
          <w:iCs/>
          <w:color w:val="000000"/>
          <w:sz w:val="24"/>
          <w:szCs w:val="24"/>
          <w:lang w:val="en-US" w:eastAsia="es-ES"/>
        </w:rPr>
        <w:t>. (C) Gene expression profiles under LD, LL and DD of Sedoheptulose-bisphosphatase (ostta03g05500, SBPase). Vertical black arrows mark LD phases, vertical grey arrows mark LL and DD phases and horizontal black arrows represent phase shifts. SBPase illustrates how genes after LD entrainment present reduced amplitudes under LL and DD, forward phase shifts under LL and backward phase shift under DD</w:t>
      </w:r>
      <w:del w:id="60" w:author="MERCEDES GARCIA GONZALEZ" w:date="2022-12-07T10:02:00Z">
        <w:r>
          <w:rPr>
            <w:rFonts w:eastAsia="Times New Roman" w:cs="Times New Roman" w:ascii="Liberation Serif" w:hAnsi="Liberation Serif"/>
            <w:i/>
            <w:iCs/>
            <w:color w:val="000000"/>
            <w:sz w:val="24"/>
            <w:szCs w:val="24"/>
            <w:lang w:val="en-US" w:eastAsia="es-ES"/>
          </w:rPr>
          <w:delText xml:space="preserve"> being these changes more drastic under LL than DD</w:delText>
        </w:r>
      </w:del>
      <w:r>
        <w:rPr>
          <w:rFonts w:eastAsia="Times New Roman" w:cs="Times New Roman" w:ascii="Liberation Serif" w:hAnsi="Liberation Serif"/>
          <w:i/>
          <w:iCs/>
          <w:color w:val="000000"/>
          <w:sz w:val="24"/>
          <w:szCs w:val="24"/>
          <w:lang w:val="en-US" w:eastAsia="es-ES"/>
        </w:rPr>
        <w:t>. (D) Boxplot representing rhythmic genes amplitude under short day condition</w:t>
      </w:r>
      <w:del w:id="61" w:author="MERCEDES GARCIA GONZALEZ" w:date="2022-12-07T10:02:00Z">
        <w:r>
          <w:rPr>
            <w:rFonts w:eastAsia="Times New Roman" w:cs="Times New Roman" w:ascii="Liberation Serif" w:hAnsi="Liberation Serif"/>
            <w:i/>
            <w:iCs/>
            <w:color w:val="000000"/>
            <w:sz w:val="24"/>
            <w:szCs w:val="24"/>
            <w:lang w:val="en-US" w:eastAsia="es-ES"/>
          </w:rPr>
          <w:delText>s</w:delText>
        </w:r>
      </w:del>
      <w:r>
        <w:rPr>
          <w:rFonts w:eastAsia="Times New Roman" w:cs="Times New Roman" w:ascii="Liberation Serif" w:hAnsi="Liberation Serif"/>
          <w:i/>
          <w:iCs/>
          <w:color w:val="000000"/>
          <w:sz w:val="24"/>
          <w:szCs w:val="24"/>
          <w:lang w:val="en-US" w:eastAsia="es-ES"/>
        </w:rPr>
        <w:t xml:space="preserve"> (red), when cultures were kept under free running condition</w:t>
      </w:r>
      <w:del w:id="62" w:author="MERCEDES GARCIA GONZALEZ" w:date="2022-12-07T10:03:00Z">
        <w:r>
          <w:rPr>
            <w:rFonts w:eastAsia="Times New Roman" w:cs="Times New Roman" w:ascii="Liberation Serif" w:hAnsi="Liberation Serif"/>
            <w:i/>
            <w:iCs/>
            <w:color w:val="000000"/>
            <w:sz w:val="24"/>
            <w:szCs w:val="24"/>
            <w:lang w:val="en-US" w:eastAsia="es-ES"/>
          </w:rPr>
          <w:delText>s</w:delText>
        </w:r>
      </w:del>
      <w:r>
        <w:rPr>
          <w:rFonts w:eastAsia="Times New Roman" w:cs="Times New Roman" w:ascii="Liberation Serif" w:hAnsi="Liberation Serif"/>
          <w:i/>
          <w:iCs/>
          <w:color w:val="000000"/>
          <w:sz w:val="24"/>
          <w:szCs w:val="24"/>
          <w:lang w:val="en-US" w:eastAsia="es-ES"/>
        </w:rPr>
        <w:t xml:space="preserve"> consisting of constant light (light red) and when cultures were kept under free running condition</w:t>
      </w:r>
      <w:del w:id="63" w:author="MERCEDES GARCIA GONZALEZ" w:date="2022-12-07T10:03:00Z">
        <w:r>
          <w:rPr>
            <w:rFonts w:eastAsia="Times New Roman" w:cs="Times New Roman" w:ascii="Liberation Serif" w:hAnsi="Liberation Serif"/>
            <w:i/>
            <w:iCs/>
            <w:color w:val="000000"/>
            <w:sz w:val="24"/>
            <w:szCs w:val="24"/>
            <w:lang w:val="en-US" w:eastAsia="es-ES"/>
          </w:rPr>
          <w:delText>s</w:delText>
        </w:r>
      </w:del>
      <w:r>
        <w:rPr>
          <w:rFonts w:eastAsia="Times New Roman" w:cs="Times New Roman" w:ascii="Liberation Serif" w:hAnsi="Liberation Serif"/>
          <w:i/>
          <w:iCs/>
          <w:color w:val="000000"/>
          <w:sz w:val="24"/>
          <w:szCs w:val="24"/>
          <w:lang w:val="en-US" w:eastAsia="es-ES"/>
        </w:rPr>
        <w:t xml:space="preserve"> consisting of constant dark (dark red</w:t>
      </w:r>
      <w:del w:id="64" w:author="MERCEDES GARCIA GONZALEZ" w:date="2022-12-07T10:03:00Z">
        <w:r>
          <w:rPr>
            <w:rFonts w:eastAsia="Times New Roman" w:cs="Times New Roman" w:ascii="Liberation Serif" w:hAnsi="Liberation Serif"/>
            <w:i/>
            <w:iCs/>
            <w:color w:val="000000"/>
            <w:sz w:val="24"/>
            <w:szCs w:val="24"/>
            <w:lang w:val="en-US" w:eastAsia="es-ES"/>
          </w:rPr>
          <w:delText>). LL amplitudes are significantly reduced with respect to LD according to p-values of  5.951216e-65 possibly due to a decline in culture synchrony under free running conditions. A slight but significant increase in amplitude under DD was detected when compared to SD with a p-value of 2.502664e-08</w:delText>
        </w:r>
      </w:del>
      <w:r>
        <w:rPr>
          <w:rFonts w:eastAsia="Times New Roman" w:cs="Times New Roman" w:ascii="Liberation Serif" w:hAnsi="Liberation Serif"/>
          <w:i/>
          <w:iCs/>
          <w:color w:val="000000"/>
          <w:sz w:val="24"/>
          <w:szCs w:val="24"/>
          <w:lang w:val="en-US" w:eastAsia="es-ES"/>
        </w:rPr>
        <w:t xml:space="preserve">. </w:t>
      </w:r>
      <w:commentRangeStart w:id="29"/>
      <w:r>
        <w:rPr>
          <w:rFonts w:eastAsia="Times New Roman" w:cs="Times New Roman" w:ascii="Liberation Serif" w:hAnsi="Liberation Serif"/>
          <w:i/>
          <w:iCs/>
          <w:color w:val="000000"/>
          <w:sz w:val="24"/>
          <w:szCs w:val="24"/>
          <w:lang w:val="en-US" w:eastAsia="es-ES"/>
        </w:rPr>
        <w:t xml:space="preserve">P-values were computed using Mann-Whitney-Wilcoxon test. </w:t>
      </w:r>
      <w:r>
        <w:rPr/>
      </w:r>
      <w:ins w:id="65" w:author="Autor desconocido" w:date="2023-04-27T23:32:49Z">
        <w:commentRangeEnd w:id="29"/>
        <w:r>
          <w:commentReference w:id="29"/>
        </w:r>
        <w:r>
          <w:rPr/>
          <w:commentReference w:id="30"/>
        </w:r>
      </w:ins>
      <w:r>
        <w:rPr>
          <w:rFonts w:eastAsia="Times New Roman" w:cs="Times New Roman" w:ascii="Liberation Serif" w:hAnsi="Liberation Serif"/>
          <w:i/>
          <w:iCs/>
          <w:color w:val="000000"/>
          <w:sz w:val="24"/>
          <w:szCs w:val="24"/>
          <w:lang w:val="en-US" w:eastAsia="es-ES"/>
        </w:rPr>
        <w:t>(E) Histograms showing the distribution of the number of genes exhibiting positive and negative shifts in phase or maximum expression level time point under LL (light red, left) and DD (dark red, right) free running conditions when compared to SD. Vertical dashed lines mark no shift.</w:t>
      </w:r>
      <w:del w:id="66" w:author="MERCEDES GARCIA GONZALEZ" w:date="2022-12-07T10:05:00Z">
        <w:r>
          <w:rPr>
            <w:rFonts w:eastAsia="Times New Roman" w:cs="Times New Roman" w:ascii="Liberation Serif" w:hAnsi="Liberation Serif"/>
            <w:i/>
            <w:iCs/>
            <w:color w:val="000000"/>
            <w:sz w:val="24"/>
            <w:szCs w:val="24"/>
            <w:lang w:val="en-US" w:eastAsia="es-ES"/>
          </w:rPr>
          <w:delText xml:space="preserve"> Large positive forward phase shifts are observed when cultures are transferred from SD to LL whereas no substantial phase shifts are apparent when transferred to DD</w:delText>
        </w:r>
      </w:del>
      <w:r>
        <w:rPr>
          <w:rFonts w:eastAsia="Times New Roman" w:cs="Times New Roman" w:ascii="Liberation Serif" w:hAnsi="Liberation Serif"/>
          <w:i/>
          <w:iCs/>
          <w:color w:val="000000"/>
          <w:sz w:val="24"/>
          <w:szCs w:val="24"/>
          <w:lang w:val="en-US" w:eastAsia="es-ES"/>
        </w:rPr>
        <w:t>. (F) Gene expression profiles under LD, LL and DD of Sedoheptulose-bisphosphatase (ostta03g05500, SBPase). Vertical black arrows mark SD phases, vertical grey arrows mark LL and DD phases and horizontal black arrows represent phase shifts. SBPase illustrates how genes after SD entrainment present reduced amplitudes and forward phase shifts only under LL with no significant change under DD.</w:t>
      </w:r>
    </w:p>
    <w:p>
      <w:pPr>
        <w:pStyle w:val="Normal"/>
        <w:spacing w:lineRule="auto" w:line="240" w:before="0" w:after="119"/>
        <w:rPr>
          <w:rFonts w:ascii="Times New Roman" w:hAnsi="Times New Roman" w:eastAsia="Times New Roman" w:cs="Times New Roman"/>
          <w:sz w:val="24"/>
          <w:szCs w:val="24"/>
          <w:lang w:val="en-US" w:eastAsia="es-ES"/>
        </w:rPr>
      </w:pPr>
      <w:r>
        <w:rPr>
          <w:rFonts w:eastAsia="Times New Roman" w:cs="Times New Roman" w:ascii="Times New Roman" w:hAnsi="Times New Roman"/>
          <w:sz w:val="24"/>
          <w:szCs w:val="24"/>
          <w:lang w:val="en-US" w:eastAsia="es-ES"/>
        </w:rPr>
        <w:t> </w:t>
      </w:r>
    </w:p>
    <w:p>
      <w:pPr>
        <w:pStyle w:val="Normal"/>
        <w:spacing w:lineRule="auto" w:line="360" w:before="0" w:after="60"/>
        <w:jc w:val="both"/>
        <w:rPr/>
      </w:pPr>
      <w:commentRangeStart w:id="31"/>
      <w:r>
        <w:rPr>
          <w:rFonts w:eastAsia="Times New Roman" w:cs="Times New Roman" w:ascii="Liberation Sans" w:hAnsi="Liberation Sans"/>
          <w:color w:val="000000"/>
          <w:sz w:val="24"/>
          <w:szCs w:val="24"/>
          <w:lang w:val="en-US" w:eastAsia="es-ES"/>
        </w:rPr>
        <w:t>The free-running rhythms observed in </w:t>
      </w:r>
      <w:r>
        <w:rPr>
          <w:rFonts w:eastAsia="Times New Roman" w:cs="Times New Roman" w:ascii="Liberation Sans" w:hAnsi="Liberation Sans"/>
          <w:i/>
          <w:iCs/>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w:t>
      </w:r>
      <w:commentRangeStart w:id="32"/>
      <w:r>
        <w:rPr>
          <w:rFonts w:eastAsia="Times New Roman" w:cs="Times New Roman" w:ascii="Liberation Sans" w:hAnsi="Liberation Sans"/>
          <w:color w:val="000000"/>
          <w:sz w:val="24"/>
          <w:szCs w:val="24"/>
          <w:lang w:val="en-US" w:eastAsia="es-ES"/>
        </w:rPr>
        <w:t xml:space="preserve">are possibly found </w:t>
      </w:r>
      <w:r>
        <w:rPr/>
      </w:r>
      <w:commentRangeEnd w:id="32"/>
      <w:r>
        <w:commentReference w:id="32"/>
      </w:r>
      <w:r>
        <w:rPr>
          <w:rFonts w:eastAsia="Times New Roman" w:cs="Times New Roman" w:ascii="Liberation Sans" w:hAnsi="Liberation Sans"/>
          <w:color w:val="000000"/>
          <w:sz w:val="24"/>
          <w:szCs w:val="24"/>
          <w:lang w:val="en-US" w:eastAsia="es-ES"/>
        </w:rPr>
        <w:t>in other photosynthetic organisms as well.</w:t>
      </w:r>
      <w:r>
        <w:rPr/>
      </w:r>
      <w:commentRangeEnd w:id="31"/>
      <w:r>
        <w:commentReference w:id="31"/>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color w:val="000000"/>
          <w:sz w:val="24"/>
          <w:szCs w:val="24"/>
          <w:highlight w:val="yellow"/>
          <w:lang w:val="en-US" w:eastAsia="es-ES"/>
          <w:rPrChange w:id="0" w:author="MERCEDES GARCIA GONZALEZ" w:date="2022-12-07T10:42:00Z"/>
        </w:rPr>
        <w:t>There is a huge lack of research of this topic</w:t>
      </w:r>
      <w:r>
        <w:rPr>
          <w:rFonts w:eastAsia="Times New Roman" w:cs="Times New Roman" w:ascii="Liberation Sans" w:hAnsi="Liberation Sans"/>
          <w:color w:val="000000"/>
          <w:sz w:val="24"/>
          <w:szCs w:val="24"/>
          <w:lang w:val="en-US" w:eastAsia="es-ES"/>
        </w:rPr>
        <w:t xml:space="preserve"> but positive and negative phase shifts under LL and DD, respectively, have been also observed in algae-coral symbiosis content in photosynthetic pigments (Sorek et al., 2013)⁠.</w:t>
      </w:r>
    </w:p>
    <w:p>
      <w:pPr>
        <w:pStyle w:val="Normal"/>
        <w:spacing w:lineRule="auto" w:line="360" w:before="0" w:after="119"/>
        <w:jc w:val="both"/>
        <w:rPr/>
      </w:pPr>
      <w:commentRangeStart w:id="33"/>
      <w:r>
        <w:rPr>
          <w:rFonts w:eastAsia="Times New Roman" w:cs="Times New Roman" w:ascii="Liberation Sans" w:hAnsi="Liberation Sans"/>
          <w:color w:val="000000"/>
          <w:sz w:val="24"/>
          <w:szCs w:val="24"/>
          <w:lang w:val="en-US" w:eastAsia="es-ES"/>
        </w:rPr>
        <w:t>However, since plants growth is dependent on photosynthesis and thus on light, the effects of DD conditions over biological rhythms in photosynthetic organisms are yet poorly described</w:t>
      </w:r>
      <w:r>
        <w:rPr/>
      </w:r>
      <w:commentRangeEnd w:id="33"/>
      <w:r>
        <w:commentReference w:id="33"/>
      </w:r>
      <w:r>
        <w:rPr>
          <w:rFonts w:eastAsia="Times New Roman" w:cs="Times New Roman" w:ascii="Liberation Sans" w:hAnsi="Liberation Sans"/>
          <w:color w:val="000000"/>
          <w:sz w:val="24"/>
          <w:szCs w:val="24"/>
          <w:highlight w:val="yellow"/>
          <w:lang w:val="en-US" w:eastAsia="es-ES"/>
        </w:rPr>
        <w:t xml:space="preserve">. Light is currently considered the primary transcriptional zeitgeber or synchronizing signal in plants disregarding the relevance of dark periods in regulating diurnal rhythms (Wenden et al. 2011 Light inputs shape the Arabidopsis circadian system, Wang et al. 2022 Circadian entrainment in Arabidopsis) </w:t>
      </w:r>
      <w:r>
        <w:rPr>
          <w:rFonts w:eastAsia="Times New Roman" w:cs="Times New Roman" w:ascii="Liberation Sans" w:hAnsi="Liberation Sans"/>
          <w:color w:val="000000"/>
          <w:sz w:val="24"/>
          <w:szCs w:val="24"/>
          <w:lang w:val="en-US" w:eastAsia="es-ES"/>
        </w:rPr>
        <w:t xml:space="preserve"> Our results provide evidence, in agreement with other studies (</w:t>
      </w:r>
      <w:ins w:id="68" w:author="Autor desconocido" w:date="2023-04-28T02:58:03Z">
        <w:r>
          <w:rPr/>
          <w:commentReference w:id="34"/>
        </w:r>
      </w:ins>
      <w:r>
        <w:rPr>
          <w:rFonts w:eastAsia="Times New Roman" w:cs="Times New Roman" w:ascii="Liberation Sans" w:hAnsi="Liberation Sans"/>
          <w:color w:val="000000"/>
          <w:sz w:val="24"/>
          <w:szCs w:val="24"/>
          <w:lang w:val="en-US" w:eastAsia="es-ES"/>
        </w:rPr>
        <w:t xml:space="preserve">), of the importance of dark periods in synchronizing diurnal cycles in the </w:t>
      </w:r>
      <w:commentRangeStart w:id="35"/>
      <w:r>
        <w:rPr>
          <w:rFonts w:eastAsia="Times New Roman" w:cs="Times New Roman" w:ascii="Liberation Sans" w:hAnsi="Liberation Sans"/>
          <w:color w:val="000000"/>
          <w:sz w:val="24"/>
          <w:szCs w:val="24"/>
          <w:lang w:val="en-US" w:eastAsia="es-ES"/>
        </w:rPr>
        <w:t>green lineage</w:t>
      </w:r>
      <w:r>
        <w:rPr/>
      </w:r>
      <w:commentRangeEnd w:id="35"/>
      <w:r>
        <w:commentReference w:id="35"/>
      </w:r>
      <w:r>
        <w:rPr>
          <w:rFonts w:eastAsia="Times New Roman" w:cs="Times New Roman" w:ascii="Liberation Sans" w:hAnsi="Liberation Sans"/>
          <w:color w:val="000000"/>
          <w:sz w:val="24"/>
          <w:szCs w:val="24"/>
          <w:lang w:val="en-US" w:eastAsia="es-ES"/>
        </w:rPr>
        <w:t>. In contrast</w:t>
      </w:r>
      <w:del w:id="69" w:author="Autor desconocido" w:date="2023-05-03T11:04:49Z">
        <w:r>
          <w:rPr>
            <w:rFonts w:eastAsia="Times New Roman" w:cs="Times New Roman" w:ascii="Liberation Sans" w:hAnsi="Liberation Sans"/>
            <w:color w:val="000000"/>
            <w:sz w:val="24"/>
            <w:szCs w:val="24"/>
            <w:lang w:val="en-US" w:eastAsia="es-ES"/>
          </w:rPr>
          <w:delText>,</w:delText>
        </w:r>
      </w:del>
      <w:r>
        <w:rPr>
          <w:rFonts w:eastAsia="Times New Roman" w:cs="Times New Roman" w:ascii="Liberation Sans" w:hAnsi="Liberation Sans"/>
          <w:color w:val="000000"/>
          <w:sz w:val="24"/>
          <w:szCs w:val="24"/>
          <w:lang w:val="en-US" w:eastAsia="es-ES"/>
        </w:rPr>
        <w:t xml:space="preserve"> to other photosynthetic organisms (Okada et al. 2017 Synchrony of plant cellular circadian clocks with heterogeneous properties under light/dark cycles), in Ostreococcus</w:t>
      </w:r>
      <w:del w:id="70" w:author="Autor desconocido" w:date="2023-05-03T11:05:12Z">
        <w:r>
          <w:rPr>
            <w:rFonts w:eastAsia="Times New Roman" w:cs="Times New Roman" w:ascii="Liberation Sans" w:hAnsi="Liberation Sans"/>
            <w:color w:val="000000"/>
            <w:sz w:val="24"/>
            <w:szCs w:val="24"/>
            <w:lang w:val="en-US" w:eastAsia="es-ES"/>
          </w:rPr>
          <w:delText xml:space="preserve"> </w:delText>
        </w:r>
      </w:del>
      <w:ins w:id="71" w:author="Autor desconocido" w:date="2023-05-03T11:05:14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color w:val="000000"/>
          <w:sz w:val="24"/>
          <w:szCs w:val="24"/>
          <w:lang w:val="en-US" w:eastAsia="es-ES"/>
        </w:rPr>
        <w:t xml:space="preserve"> LL conditions exerted a stronger desynchronizing effect than</w:t>
      </w:r>
      <w:del w:id="72" w:author="Autor desconocido" w:date="2023-05-03T11:05:21Z">
        <w:r>
          <w:rPr>
            <w:rFonts w:eastAsia="Times New Roman" w:cs="Times New Roman" w:ascii="Liberation Sans" w:hAnsi="Liberation Sans"/>
            <w:color w:val="000000"/>
            <w:sz w:val="24"/>
            <w:szCs w:val="24"/>
            <w:lang w:val="en-US" w:eastAsia="es-ES"/>
          </w:rPr>
          <w:delText>1</w:delText>
        </w:r>
      </w:del>
      <w:r>
        <w:rPr>
          <w:rFonts w:eastAsia="Times New Roman" w:cs="Times New Roman" w:ascii="Liberation Sans" w:hAnsi="Liberation Sans"/>
          <w:color w:val="000000"/>
          <w:sz w:val="24"/>
          <w:szCs w:val="24"/>
          <w:lang w:val="en-US" w:eastAsia="es-ES"/>
        </w:rPr>
        <w:t xml:space="preserve"> DD conditions. Moreover, the LL and DD effects observed over the transcriptomes of </w:t>
      </w:r>
      <w:r>
        <w:rPr>
          <w:rFonts w:eastAsia="Times New Roman" w:cs="Times New Roman" w:ascii="Liberation Sans" w:hAnsi="Liberation Sans"/>
          <w:i/>
          <w:iCs/>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xml:space="preserve"> in this study (desynchronization, positive phase shifts under LL and negative phase shifts under DD) are typically described in nocturnal animals. Also, constant light is commonly used as a circadian disruption model in nocturnal organisms (Bartoszewicz et al., 2010; Hundahl et al., 2012; Imai et al., 2020; Vatakis et al., 2018)⁠, similar to the strongly desynchronizing effect over the transcriptome of </w:t>
      </w:r>
      <w:r>
        <w:rPr>
          <w:rFonts w:eastAsia="Times New Roman" w:cs="Times New Roman" w:ascii="Liberation Sans" w:hAnsi="Liberation Sans"/>
          <w:i/>
          <w:iCs/>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This suggests for the first time a strong dependence on dark periods in </w:t>
      </w:r>
      <w:r>
        <w:rPr>
          <w:rFonts w:eastAsia="Times New Roman" w:cs="Times New Roman" w:ascii="Liberation Sans" w:hAnsi="Liberation Sans"/>
          <w:i/>
          <w:iCs/>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xml:space="preserve"> and a predominant nocturnal character of its transcriptome. </w:t>
      </w:r>
      <w:del w:id="73" w:author="Autor desconocido" w:date="2023-05-03T11:07:21Z">
        <w:r>
          <w:rPr>
            <w:rFonts w:eastAsia="Times New Roman" w:cs="Times New Roman" w:ascii="Liberation Sans" w:hAnsi="Liberation Sans"/>
            <w:color w:val="000000"/>
            <w:sz w:val="24"/>
            <w:szCs w:val="24"/>
            <w:lang w:val="en-US" w:eastAsia="es-ES"/>
          </w:rPr>
          <w:commentReference w:id="36"/>
        </w:r>
      </w:del>
    </w:p>
    <w:p>
      <w:pPr>
        <w:pStyle w:val="Normal"/>
        <w:spacing w:lineRule="auto" w:line="360" w:before="0" w:after="140"/>
        <w:jc w:val="both"/>
        <w:rPr/>
      </w:pPr>
      <w:r>
        <w:rPr/>
        <w:drawing>
          <wp:inline distT="0" distB="0" distL="0" distR="0">
            <wp:extent cx="6118860" cy="6294120"/>
            <wp:effectExtent l="0" t="0" r="0" b="0"/>
            <wp:docPr id="4" name="Imagen 6" descr="C:\Users\mggonza\AppData\Local\Microsoft\Windows\INetCache\Content.MSO\D265994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6" descr="C:\Users\mggonza\AppData\Local\Microsoft\Windows\INetCache\Content.MSO\D2659943.tmp"/>
                    <pic:cNvPicPr>
                      <a:picLocks noChangeAspect="1" noChangeArrowheads="1"/>
                    </pic:cNvPicPr>
                  </pic:nvPicPr>
                  <pic:blipFill>
                    <a:blip r:embed="rId5"/>
                    <a:stretch>
                      <a:fillRect/>
                    </a:stretch>
                  </pic:blipFill>
                  <pic:spPr bwMode="auto">
                    <a:xfrm>
                      <a:off x="0" y="0"/>
                      <a:ext cx="6118860" cy="6294120"/>
                    </a:xfrm>
                    <a:prstGeom prst="rect">
                      <a:avLst/>
                    </a:prstGeom>
                  </pic:spPr>
                </pic:pic>
              </a:graphicData>
            </a:graphic>
          </wp:inline>
        </w:drawing>
      </w:r>
    </w:p>
    <w:p>
      <w:pPr>
        <w:pStyle w:val="Normal"/>
        <w:keepNext w:val="true"/>
        <w:numPr>
          <w:ilvl w:val="0"/>
          <w:numId w:val="4"/>
        </w:numPr>
        <w:tabs>
          <w:tab w:val="clear" w:pos="708"/>
          <w:tab w:val="left" w:pos="0" w:leader="none"/>
        </w:tabs>
        <w:spacing w:lineRule="auto" w:line="240" w:before="0" w:after="119"/>
        <w:outlineLvl w:val="3"/>
        <w:rPr/>
      </w:pPr>
      <w:bookmarkStart w:id="4" w:name="__RefHeading___Toc11045_646972261"/>
      <w:bookmarkEnd w:id="4"/>
      <w:commentRangeStart w:id="37"/>
      <w:r>
        <w:rPr>
          <w:rFonts w:eastAsia="Times New Roman" w:cs="Times New Roman" w:ascii="Liberation Sans" w:hAnsi="Liberation Sans"/>
          <w:b/>
          <w:bCs/>
          <w:i/>
          <w:iCs/>
          <w:color w:val="000000"/>
          <w:sz w:val="26"/>
          <w:szCs w:val="26"/>
          <w:lang w:val="en-US" w:eastAsia="es-ES"/>
        </w:rPr>
        <w:t>Under free running conditions rhythmicity is maintained in different proportions depending on the photoperiod of entrainment</w:t>
      </w:r>
      <w:r>
        <w:rPr/>
      </w:r>
      <w:ins w:id="74" w:author="Unknown Author" w:date="2023-03-18T16:51:15Z">
        <w:commentRangeEnd w:id="37"/>
        <w:r>
          <w:commentReference w:id="37"/>
        </w:r>
        <w:r>
          <w:rPr/>
          <w:commentReference w:id="38"/>
        </w:r>
      </w:ins>
    </w:p>
    <w:p>
      <w:pPr>
        <w:pStyle w:val="Normal"/>
        <w:spacing w:lineRule="auto" w:line="360" w:before="0" w:after="60"/>
        <w:jc w:val="both"/>
        <w:rPr/>
      </w:pPr>
      <w:r>
        <w:rPr>
          <w:rFonts w:eastAsia="Times New Roman" w:cs="Times New Roman" w:ascii="arial;sans-serif" w:hAnsi="arial;sans-serif"/>
          <w:color w:val="202124"/>
          <w:sz w:val="24"/>
          <w:szCs w:val="24"/>
          <w:lang w:val="en-US" w:eastAsia="es-ES"/>
        </w:rPr>
        <w:t xml:space="preserve">As it was described previously in the introduction, </w:t>
      </w:r>
      <w:r>
        <w:rPr>
          <w:rFonts w:eastAsia="Times New Roman" w:cs="Times New Roman" w:ascii="arial;sans-serif" w:hAnsi="arial;sans-serif"/>
          <w:i/>
          <w:iCs/>
          <w:color w:val="202124"/>
          <w:sz w:val="24"/>
          <w:szCs w:val="24"/>
          <w:lang w:val="en-US" w:eastAsia="es-ES"/>
        </w:rPr>
        <w:t>bona fide</w:t>
      </w:r>
      <w:r>
        <w:rPr>
          <w:rFonts w:eastAsia="Times New Roman" w:cs="Times New Roman" w:ascii="arial;sans-serif" w:hAnsi="arial;sans-serif"/>
          <w:color w:val="202124"/>
          <w:sz w:val="24"/>
          <w:szCs w:val="24"/>
          <w:lang w:val="en-US" w:eastAsia="es-ES"/>
        </w:rPr>
        <w:t xml:space="preserve"> circadian processes are self-sustained and maintain</w:t>
      </w:r>
      <w:del w:id="75" w:author="Autor desconocido" w:date="2023-05-03T11:07:42Z">
        <w:r>
          <w:rPr>
            <w:rFonts w:eastAsia="Times New Roman" w:cs="Times New Roman" w:ascii="arial;sans-serif" w:hAnsi="arial;sans-serif"/>
            <w:color w:val="202124"/>
            <w:sz w:val="24"/>
            <w:szCs w:val="24"/>
            <w:lang w:val="en-US" w:eastAsia="es-ES"/>
          </w:rPr>
          <w:commentReference w:id="39"/>
        </w:r>
      </w:del>
      <w:r>
        <w:rPr>
          <w:rFonts w:eastAsia="Times New Roman" w:cs="Times New Roman" w:ascii="arial;sans-serif" w:hAnsi="arial;sans-serif"/>
          <w:color w:val="202124"/>
          <w:sz w:val="24"/>
          <w:szCs w:val="24"/>
          <w:lang w:val="en-US" w:eastAsia="es-ES"/>
        </w:rPr>
        <w:t xml:space="preserve"> their rhythmicity even when their specific zeitgeber, or synchronizing environmental signal, becomes constant. Following this definition, </w:t>
      </w:r>
      <w:r>
        <w:rPr>
          <w:rFonts w:eastAsia="Times New Roman" w:cs="Times New Roman" w:ascii="arial;sans-serif" w:hAnsi="arial;sans-serif"/>
          <w:i/>
          <w:iCs/>
          <w:color w:val="202124"/>
          <w:sz w:val="24"/>
          <w:szCs w:val="24"/>
          <w:lang w:val="en-US" w:eastAsia="es-ES"/>
        </w:rPr>
        <w:t>bona fide</w:t>
      </w:r>
      <w:r>
        <w:rPr>
          <w:rFonts w:eastAsia="Times New Roman" w:cs="Times New Roman" w:ascii="arial;sans-serif" w:hAnsi="arial;sans-serif"/>
          <w:color w:val="202124"/>
          <w:sz w:val="24"/>
          <w:szCs w:val="24"/>
          <w:lang w:val="en-US" w:eastAsia="es-ES"/>
        </w:rPr>
        <w:t xml:space="preserve"> circadian genes can be identified and distinguished from light or dark responding ones from data generated under free-running conditions consisting in constant light (LL) and constant dark (DD). This also allows to identify rhythmic genes sets for which the main zeitgeber is light or dark as those maintaining rhythmicity under constant light (LL) or constant dark (DD) respectively. </w:t>
      </w:r>
      <w:commentRangeStart w:id="40"/>
      <w:r>
        <w:rPr>
          <w:rFonts w:eastAsia="Times New Roman" w:cs="Times New Roman" w:ascii="arial;sans-serif" w:hAnsi="arial;sans-serif"/>
          <w:color w:val="202124"/>
          <w:sz w:val="24"/>
          <w:szCs w:val="24"/>
          <w:highlight w:val="white"/>
          <w:lang w:val="en-US" w:eastAsia="es-ES"/>
        </w:rPr>
        <w:t xml:space="preserve">One of the main observations is that the maintenance of rhythmic expression profiles is dependent on the photoperiod of entrainment. This supports the key role played by seasonality in </w:t>
      </w:r>
      <w:r>
        <w:rPr>
          <w:rFonts w:eastAsia="Times New Roman" w:cs="Times New Roman" w:ascii="arial;sans-serif" w:hAnsi="arial;sans-serif"/>
          <w:color w:val="202124"/>
          <w:kern w:val="0"/>
          <w:sz w:val="24"/>
          <w:szCs w:val="24"/>
          <w:highlight w:val="white"/>
          <w:lang w:val="en-US" w:eastAsia="es-ES" w:bidi="ar-SA"/>
        </w:rPr>
        <w:t>establishing</w:t>
      </w:r>
      <w:r>
        <w:rPr>
          <w:rFonts w:eastAsia="Times New Roman" w:cs="Times New Roman" w:ascii="arial;sans-serif" w:hAnsi="arial;sans-serif"/>
          <w:color w:val="202124"/>
          <w:sz w:val="24"/>
          <w:szCs w:val="24"/>
          <w:highlight w:val="white"/>
          <w:lang w:val="en-US" w:eastAsia="es-ES"/>
        </w:rPr>
        <w:t xml:space="preserve"> the global state of Ostreococcus transcriptomes. </w:t>
      </w:r>
      <w:commentRangeEnd w:id="40"/>
      <w:r>
        <w:commentReference w:id="40"/>
      </w:r>
      <w:r>
        <w:rPr/>
      </w:r>
    </w:p>
    <w:p>
      <w:pPr>
        <w:pStyle w:val="Normal"/>
        <w:spacing w:lineRule="auto" w:line="360" w:before="0" w:after="60"/>
        <w:jc w:val="both"/>
        <w:rPr>
          <w:rFonts w:ascii="Liberation Sans" w:hAnsi="Liberation Sans" w:eastAsia="Times New Roman" w:cs="Times New Roman"/>
          <w:color w:val="000000"/>
          <w:sz w:val="24"/>
          <w:szCs w:val="24"/>
          <w:lang w:val="en-US" w:eastAsia="es-ES"/>
        </w:rPr>
      </w:pPr>
      <w:r>
        <w:rPr>
          <w:rFonts w:eastAsia="Times New Roman" w:cs="Times New Roman" w:ascii="Liberation Sans" w:hAnsi="Liberation Sans"/>
          <w:color w:val="000000"/>
          <w:sz w:val="24"/>
          <w:szCs w:val="24"/>
          <w:lang w:val="en-US" w:eastAsia="es-ES"/>
        </w:rPr>
        <w:t xml:space="preserve">Although genes with rhythmic expression profiles under LD (6201 rhythmic genes) and SD conditions (6104 rhythmic genes) were almost coincident (Fig. 20-A), their rhythmicity was not maintained equally under free running conditions. Specifically, 2804 genes (36.57% of the entire genome) with a previous LD entrainment  maintained their rhythmicity under constant light (LL) conditions (Fig. 23-A). The number of genes that after SD entrainment maintained their rhythmicity under LL conditions decrease to 1526 (19.9% of the entire genome) (Fig. 23-C). However, 3311 genes after LD entrainment and 4006 genes after SD entrainment  maintained their rhythmicity under constant dark conditions (DD) (Fig. 23-A,C). This indicates that constant dark has a synchronizer effect over a larger part of the Ostreococcus transcriptome than constant light. In other words, that dark is the main zeitgeber for the expression of more genes than light. This was specially evident for rhythmic gene expression under SD conditions which was found very dependent on the presence of a dark period or skotoperiod. </w:t>
      </w:r>
    </w:p>
    <w:p>
      <w:pPr>
        <w:pStyle w:val="Normal"/>
        <w:spacing w:lineRule="auto" w:line="360" w:before="0" w:after="60"/>
        <w:jc w:val="both"/>
        <w:rPr/>
      </w:pPr>
      <w:r>
        <w:rPr>
          <w:rFonts w:eastAsia="Times New Roman" w:cs="Times New Roman" w:ascii="Liberation Sans" w:hAnsi="Liberation Sans"/>
          <w:color w:val="000000"/>
          <w:sz w:val="24"/>
          <w:szCs w:val="24"/>
          <w:lang w:val="en-US" w:eastAsia="es-ES"/>
        </w:rPr>
        <w:t xml:space="preserve">Regulatory mechanisms are often composed of large networks influenced by a wide range of inputs. Circadian clocks are strongly influenced by external environmental signals but there exists a complex interplay between the clock and cell physiology as well (Mazzoccoli et al., 2020; Morris et al., 2020)⁠. Genes maintaining their rhythmic expression profiles only under LL or DD are partially regulated by diurnal changes in the circadian clock. They are influenced by other regulatory mechanisms as light (Fig. 23-B) or dark (Fig. 23-D). </w:t>
      </w:r>
    </w:p>
    <w:p>
      <w:pPr>
        <w:pStyle w:val="Normal"/>
        <w:spacing w:lineRule="auto" w:line="360" w:before="0" w:after="0"/>
        <w:jc w:val="both"/>
        <w:rPr/>
      </w:pPr>
      <w:commentRangeStart w:id="41"/>
      <w:r>
        <w:rPr/>
        <w:drawing>
          <wp:inline distT="0" distB="0" distL="0" distR="0">
            <wp:extent cx="6118860" cy="8214360"/>
            <wp:effectExtent l="0" t="0" r="0" b="0"/>
            <wp:docPr id="5" name="Imagen 5" descr="C:\Users\mggonza\AppData\Local\Microsoft\Windows\INetCache\Content.MSO\F3E7A7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Users\mggonza\AppData\Local\Microsoft\Windows\INetCache\Content.MSO\F3E7A749.tmp"/>
                    <pic:cNvPicPr>
                      <a:picLocks noChangeAspect="1" noChangeArrowheads="1"/>
                    </pic:cNvPicPr>
                  </pic:nvPicPr>
                  <pic:blipFill>
                    <a:blip r:embed="rId6"/>
                    <a:stretch>
                      <a:fillRect/>
                    </a:stretch>
                  </pic:blipFill>
                  <pic:spPr bwMode="auto">
                    <a:xfrm>
                      <a:off x="0" y="0"/>
                      <a:ext cx="6118860" cy="8214360"/>
                    </a:xfrm>
                    <a:prstGeom prst="rect">
                      <a:avLst/>
                    </a:prstGeom>
                  </pic:spPr>
                </pic:pic>
              </a:graphicData>
            </a:graphic>
          </wp:inline>
        </w:drawing>
      </w:r>
      <w:r>
        <w:rPr/>
      </w:r>
      <w:ins w:id="76" w:author="Autor desconocido" w:date="2023-05-02T17:13:20Z">
        <w:commentRangeEnd w:id="41"/>
        <w:r>
          <w:commentReference w:id="41"/>
        </w:r>
        <w:r>
          <w:rPr>
            <w:rFonts w:eastAsia="Times New Roman" w:cs="Times New Roman" w:ascii="Times New Roman" w:hAnsi="Times New Roman"/>
            <w:sz w:val="24"/>
            <w:szCs w:val="24"/>
            <w:lang w:eastAsia="es-ES"/>
          </w:rPr>
          <w:commentReference w:id="42"/>
        </w:r>
      </w:ins>
    </w:p>
    <w:p>
      <w:pPr>
        <w:pStyle w:val="Normal"/>
        <w:spacing w:lineRule="auto" w:line="360" w:before="0" w:after="60"/>
        <w:jc w:val="both"/>
        <w:rPr/>
      </w:pPr>
      <w:commentRangeStart w:id="43"/>
      <w:r>
        <w:rPr>
          <w:rFonts w:eastAsia="Times New Roman" w:cs="Times New Roman" w:ascii="Liberation Sans" w:hAnsi="Liberation Sans"/>
          <w:color w:val="000000"/>
          <w:sz w:val="24"/>
          <w:szCs w:val="24"/>
          <w:lang w:val="en-US" w:eastAsia="es-ES"/>
        </w:rPr>
        <w:t>For</w:t>
      </w:r>
      <w:r>
        <w:rPr/>
      </w:r>
      <w:commentRangeEnd w:id="43"/>
      <w:r>
        <w:commentReference w:id="43"/>
      </w:r>
      <w:r>
        <w:rPr>
          <w:rFonts w:eastAsia="Times New Roman" w:cs="Times New Roman" w:ascii="Liberation Sans" w:hAnsi="Liberation Sans"/>
          <w:color w:val="000000"/>
          <w:sz w:val="24"/>
          <w:szCs w:val="24"/>
          <w:lang w:val="en-US" w:eastAsia="es-ES"/>
        </w:rPr>
        <w:t xml:space="preserve"> example, one of the enriched GO biological processes in the set of genes that maintain their rhythmicity only under LL, for which light is the primary zeitgeber, was DNA replication (ANEXO). It agrees with previous cell cycle studies in microalgae like </w:t>
      </w:r>
      <w:r>
        <w:rPr>
          <w:rFonts w:eastAsia="Times New Roman" w:cs="Times New Roman" w:ascii="Liberation Sans" w:hAnsi="Liberation Sans"/>
          <w:i/>
          <w:iCs/>
          <w:color w:val="000000"/>
          <w:sz w:val="24"/>
          <w:szCs w:val="24"/>
          <w:lang w:val="en-US" w:eastAsia="es-ES"/>
        </w:rPr>
        <w:t xml:space="preserve">Euglena </w:t>
      </w:r>
      <w:r>
        <w:rPr>
          <w:rFonts w:eastAsia="Times New Roman" w:cs="Times New Roman" w:ascii="Liberation Sans" w:hAnsi="Liberation Sans"/>
          <w:iCs/>
          <w:color w:val="000000"/>
          <w:sz w:val="24"/>
          <w:szCs w:val="24"/>
          <w:lang w:val="en-US" w:eastAsia="es-ES"/>
          <w:rPrChange w:id="0" w:author="MERCEDES GARCIA GONZALEZ" w:date="2022-12-07T11:49:00Z"/>
        </w:rPr>
        <w:t>(Kato &amp; Nam, 2021)⁠</w:t>
      </w:r>
      <w:del w:id="78" w:author="MERCEDES GARCIA GONZALEZ" w:date="2022-12-07T11:55:00Z">
        <w:r>
          <w:rPr>
            <w:rFonts w:eastAsia="Times New Roman" w:cs="Times New Roman" w:ascii="Liberation Sans" w:hAnsi="Liberation Sans"/>
            <w:i/>
            <w:iCs/>
            <w:color w:val="000000"/>
            <w:sz w:val="24"/>
            <w:szCs w:val="24"/>
            <w:lang w:val="en-US" w:eastAsia="es-ES"/>
          </w:rPr>
          <w:delText xml:space="preserve"> </w:delText>
        </w:r>
      </w:del>
      <w:del w:id="79" w:author="MERCEDES GARCIA GONZALEZ" w:date="2022-12-07T11:55:00Z">
        <w:r>
          <w:rPr>
            <w:rFonts w:eastAsia="Times New Roman" w:cs="Times New Roman" w:ascii="Liberation Sans" w:hAnsi="Liberation Sans"/>
            <w:iCs/>
            <w:color w:val="000000"/>
            <w:sz w:val="24"/>
            <w:szCs w:val="24"/>
            <w:lang w:val="en-US" w:eastAsia="es-ES"/>
          </w:rPr>
          <w:delText>and</w:delText>
        </w:r>
      </w:del>
      <w:ins w:id="80" w:author="MERCEDES GARCIA GONZALEZ" w:date="2022-12-07T11:55:00Z">
        <w:r>
          <w:rPr>
            <w:rFonts w:eastAsia="Times New Roman" w:cs="Times New Roman" w:ascii="Liberation Sans" w:hAnsi="Liberation Sans"/>
            <w:i/>
            <w:iCs/>
            <w:color w:val="000000"/>
            <w:sz w:val="24"/>
            <w:szCs w:val="24"/>
            <w:lang w:val="en-US" w:eastAsia="es-ES"/>
          </w:rPr>
          <w:t xml:space="preserve">, </w:t>
        </w:r>
      </w:ins>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 xml:space="preserve">Chlamydomonas </w:t>
      </w:r>
      <w:r>
        <w:rPr>
          <w:rFonts w:eastAsia="Times New Roman" w:cs="Times New Roman" w:ascii="Liberation Sans" w:hAnsi="Liberation Sans"/>
          <w:iCs/>
          <w:color w:val="000000"/>
          <w:sz w:val="24"/>
          <w:szCs w:val="24"/>
          <w:lang w:val="en-US" w:eastAsia="es-ES"/>
          <w:rPrChange w:id="0" w:author="MERCEDES GARCIA GONZALEZ" w:date="2022-12-07T11:49:00Z"/>
        </w:rPr>
        <w:t>(Donnan &amp; John, 1983; Zones et al., 2015)⁠</w:t>
      </w:r>
      <w:r>
        <w:rPr>
          <w:rFonts w:eastAsia="Times New Roman" w:cs="Times New Roman" w:ascii="Liberation Sans" w:hAnsi="Liberation Sans"/>
          <w:i/>
          <w:iCs/>
          <w:color w:val="000000"/>
          <w:sz w:val="24"/>
          <w:szCs w:val="24"/>
          <w:lang w:val="en-US" w:eastAsia="es-ES"/>
        </w:rPr>
        <w:t> </w:t>
      </w:r>
      <w:del w:id="82" w:author="MERCEDES GARCIA GONZALEZ" w:date="2022-12-07T11:55:00Z">
        <w:r>
          <w:rPr>
            <w:rFonts w:eastAsia="Times New Roman" w:cs="Times New Roman" w:ascii="Liberation Sans" w:hAnsi="Liberation Sans"/>
            <w:i/>
            <w:iCs/>
            <w:color w:val="000000"/>
            <w:sz w:val="24"/>
            <w:szCs w:val="24"/>
            <w:lang w:val="en-US" w:eastAsia="es-ES"/>
          </w:rPr>
          <w:delText>as well as</w:delText>
        </w:r>
      </w:del>
      <w:ins w:id="83" w:author="MERCEDES GARCIA GONZALEZ" w:date="2022-12-07T11:55:00Z">
        <w:r>
          <w:rPr>
            <w:rFonts w:eastAsia="Times New Roman" w:cs="Times New Roman" w:ascii="Liberation Sans" w:hAnsi="Liberation Sans"/>
            <w:color w:val="000000"/>
            <w:sz w:val="24"/>
            <w:szCs w:val="24"/>
            <w:lang w:val="en-US" w:eastAsia="es-ES"/>
          </w:rPr>
          <w:t>and</w:t>
        </w:r>
      </w:ins>
      <w:r>
        <w:rPr>
          <w:rFonts w:eastAsia="Times New Roman" w:cs="Times New Roman" w:ascii="Liberation Sans" w:hAnsi="Liberation Sans"/>
          <w:i/>
          <w:iCs/>
          <w:color w:val="000000"/>
          <w:sz w:val="24"/>
          <w:szCs w:val="24"/>
          <w:lang w:val="en-US" w:eastAsia="es-ES"/>
        </w:rPr>
        <w:t xml:space="preserve"> Ostreococcus </w:t>
      </w:r>
      <w:r>
        <w:rPr>
          <w:rFonts w:eastAsia="Times New Roman" w:cs="Times New Roman" w:ascii="Liberation Sans" w:hAnsi="Liberation Sans"/>
          <w:iCs/>
          <w:color w:val="000000"/>
          <w:sz w:val="24"/>
          <w:szCs w:val="24"/>
          <w:lang w:val="en-US" w:eastAsia="es-ES"/>
          <w:rPrChange w:id="0" w:author="MERCEDES GARCIA GONZALEZ" w:date="2022-12-07T11:49:00Z"/>
        </w:rPr>
        <w:t>(Moulager et al., 2007, 2010)⁠</w:t>
      </w:r>
      <w:del w:id="85" w:author="MERCEDES GARCIA GONZALEZ" w:date="2022-12-07T11:56:00Z">
        <w:r>
          <w:rPr>
            <w:rFonts w:eastAsia="Times New Roman" w:cs="Times New Roman" w:ascii="Liberation Sans" w:hAnsi="Liberation Sans"/>
            <w:i/>
            <w:iCs/>
            <w:color w:val="000000"/>
            <w:sz w:val="24"/>
            <w:szCs w:val="24"/>
            <w:lang w:val="en-US" w:eastAsia="es-ES"/>
          </w:rPr>
          <w:delText>.</w:delText>
        </w:r>
      </w:del>
      <w:r>
        <w:rPr>
          <w:rFonts w:eastAsia="Times New Roman" w:cs="Times New Roman" w:ascii="Liberation Sans" w:hAnsi="Liberation Sans"/>
          <w:iCs/>
          <w:color w:val="000000"/>
          <w:sz w:val="24"/>
          <w:szCs w:val="24"/>
          <w:lang w:val="en-US" w:eastAsia="es-ES"/>
        </w:rPr>
        <w:t xml:space="preserve">, suggesting </w:t>
      </w:r>
      <w:r>
        <w:rPr>
          <w:rFonts w:eastAsia="Times New Roman" w:cs="Times New Roman" w:ascii="Liberation Sans" w:hAnsi="Liberation Sans"/>
          <w:color w:val="000000"/>
          <w:sz w:val="24"/>
          <w:szCs w:val="24"/>
          <w:lang w:val="en-US" w:eastAsia="es-ES"/>
        </w:rPr>
        <w:t xml:space="preserve">that cell cycle have a strong circadian clock regulation as well as G1 phase is light-dependent due to the need of light to grow in photosynthetic organisms. This provides evidence </w:t>
      </w:r>
      <w:r>
        <w:rPr>
          <w:rFonts w:eastAsia="Times New Roman" w:cs="Times New Roman" w:ascii="Liberation Sans" w:hAnsi="Liberation Sans"/>
          <w:color w:val="000000"/>
          <w:kern w:val="0"/>
          <w:sz w:val="24"/>
          <w:szCs w:val="24"/>
          <w:lang w:val="en-US" w:eastAsia="es-ES" w:bidi="ar-SA"/>
        </w:rPr>
        <w:t>for the</w:t>
      </w:r>
      <w:r>
        <w:rPr>
          <w:rFonts w:eastAsia="Times New Roman" w:cs="Times New Roman" w:ascii="Liberation Sans" w:hAnsi="Liberation Sans"/>
          <w:color w:val="000000"/>
          <w:sz w:val="24"/>
          <w:szCs w:val="24"/>
          <w:lang w:val="en-US" w:eastAsia="es-ES"/>
        </w:rPr>
        <w:t xml:space="preserve"> need of  a light input to maintain rhythmicity in genes involved in DNA replication. Wherea, the main enriched GO biological processes in the set of genes that maintain their rhythmicity only under DD are RNA processing and ribosome biogenesis (ANEXO). These processesare known have a complex regulatory mechanism influenced by the circadian clock as well as other regulatory machinery. They are commonly programmed at transcriptomic level to take place during the night, so translation of  proteins can be achieved during the day (Merchant et al., 2017)⁠. Therefore, It is expected that a dark input is needed to maintain rhythmicity in those genes since their activation is dark-dependent.</w:t>
      </w:r>
    </w:p>
    <w:p>
      <w:pPr>
        <w:pStyle w:val="Normal"/>
        <w:spacing w:lineRule="auto" w:line="360" w:before="0" w:after="60"/>
        <w:jc w:val="both"/>
        <w:rPr/>
      </w:pPr>
      <w:r>
        <w:rPr>
          <w:rFonts w:eastAsia="Times New Roman" w:cs="Times New Roman" w:ascii="Liberation Sans" w:hAnsi="Liberation Sans"/>
          <w:color w:val="000000"/>
          <w:sz w:val="24"/>
          <w:szCs w:val="24"/>
          <w:lang w:val="en-US" w:eastAsia="es-ES"/>
        </w:rPr>
        <w:t xml:space="preserve">In addition, comparison of the  gene sets maintaining  rhythmicity  under both DD and LL free-running conditions after both, LD  and SD entrainment, allow us the identification of what is called </w:t>
      </w:r>
      <w:r>
        <w:rPr>
          <w:rFonts w:eastAsia="Times New Roman" w:cs="Times New Roman" w:ascii="Liberation Sans" w:hAnsi="Liberation Sans"/>
          <w:i/>
          <w:iCs/>
          <w:color w:val="000000"/>
          <w:sz w:val="24"/>
          <w:szCs w:val="24"/>
          <w:lang w:val="en-US" w:eastAsia="es-ES"/>
        </w:rPr>
        <w:t>bona fide</w:t>
      </w:r>
      <w:r>
        <w:rPr>
          <w:rFonts w:eastAsia="Times New Roman" w:cs="Times New Roman" w:ascii="Liberation Sans" w:hAnsi="Liberation Sans"/>
          <w:color w:val="000000"/>
          <w:sz w:val="24"/>
          <w:szCs w:val="24"/>
          <w:lang w:val="en-US" w:eastAsia="es-ES"/>
        </w:rPr>
        <w:t xml:space="preserve"> circadian genes (Fig. 24-A). </w:t>
      </w:r>
      <w:r>
        <w:rPr>
          <w:rFonts w:eastAsia="Times New Roman" w:cs="Times New Roman" w:ascii="Liberation Sans" w:hAnsi="Liberation Sans"/>
          <w:i/>
          <w:iCs/>
          <w:color w:val="000000"/>
          <w:sz w:val="24"/>
          <w:szCs w:val="24"/>
          <w:lang w:val="en-US" w:eastAsia="es-ES"/>
        </w:rPr>
        <w:t>Bona fide</w:t>
      </w:r>
      <w:r>
        <w:rPr>
          <w:rFonts w:eastAsia="Times New Roman" w:cs="Times New Roman" w:ascii="Liberation Sans" w:hAnsi="Liberation Sans"/>
          <w:color w:val="000000"/>
          <w:sz w:val="24"/>
          <w:szCs w:val="24"/>
          <w:lang w:val="en-US" w:eastAsia="es-ES"/>
        </w:rPr>
        <w:t xml:space="preserve"> circadian rhythms are predominantly regulated the ones maintained under every condition (both photoperiods of entrainment and both free-running conditions) and are mainly regulated by diurnal changes in the circadian clock. In our data, there are only 350 genes (comprising 4.6% of the entire </w:t>
      </w:r>
      <w:r>
        <w:rPr>
          <w:rFonts w:eastAsia="Times New Roman" w:cs="Times New Roman" w:ascii="Liberation Sans" w:hAnsi="Liberation Sans"/>
          <w:i/>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xml:space="preserve"> genome) that do not present either a flat or noisy profile under any of the studied conditions. Gene expression profiles of RuBisCO activase (ostta04g02510, RCA) under the different conditions exemplifies how </w:t>
      </w:r>
      <w:r>
        <w:rPr>
          <w:rFonts w:eastAsia="Times New Roman" w:cs="Times New Roman" w:ascii="Liberation Sans" w:hAnsi="Liberation Sans"/>
          <w:i/>
          <w:iCs/>
          <w:color w:val="000000"/>
          <w:sz w:val="24"/>
          <w:szCs w:val="24"/>
          <w:lang w:val="en-US" w:eastAsia="es-ES"/>
        </w:rPr>
        <w:t>bona fide</w:t>
      </w:r>
      <w:r>
        <w:rPr>
          <w:rFonts w:eastAsia="Times New Roman" w:cs="Times New Roman" w:ascii="Liberation Sans" w:hAnsi="Liberation Sans"/>
          <w:color w:val="000000"/>
          <w:sz w:val="24"/>
          <w:szCs w:val="24"/>
          <w:lang w:val="en-US" w:eastAsia="es-ES"/>
        </w:rPr>
        <w:t xml:space="preserve"> circadian genes maintain their rhythmicity (Fig. 24-B). </w:t>
      </w:r>
    </w:p>
    <w:p>
      <w:pPr>
        <w:pStyle w:val="Normal"/>
        <w:spacing w:lineRule="auto" w:line="360" w:before="0" w:after="0"/>
        <w:jc w:val="both"/>
        <w:rPr/>
      </w:pPr>
      <w:r>
        <w:rPr>
          <w:rFonts w:eastAsia="Times New Roman" w:cs="Times New Roman" w:ascii="Liberation Sans" w:hAnsi="Liberation Sans"/>
          <w:color w:val="000000"/>
          <w:sz w:val="24"/>
          <w:szCs w:val="24"/>
          <w:lang w:val="en-US" w:eastAsia="es-ES"/>
        </w:rPr>
        <w:t xml:space="preserve">A functional GO enrichment analysis over this set of genes showed that they are mainly involved in the biological processes photosynthesis, chlorophyll </w:t>
      </w:r>
      <w:commentRangeStart w:id="44"/>
      <w:r>
        <w:rPr>
          <w:rFonts w:eastAsia="Times New Roman" w:cs="Times New Roman" w:ascii="Liberation Sans" w:hAnsi="Liberation Sans"/>
          <w:color w:val="000000"/>
          <w:sz w:val="24"/>
          <w:szCs w:val="24"/>
          <w:lang w:val="en-US" w:eastAsia="es-ES"/>
        </w:rPr>
        <w:t>metabolic/biosynthetic process</w:t>
      </w:r>
      <w:r>
        <w:rPr/>
      </w:r>
      <w:commentRangeEnd w:id="44"/>
      <w:r>
        <w:commentReference w:id="44"/>
      </w:r>
      <w:r>
        <w:rPr>
          <w:rFonts w:eastAsia="Times New Roman" w:cs="Times New Roman" w:ascii="Liberation Sans" w:hAnsi="Liberation Sans"/>
          <w:color w:val="000000"/>
          <w:sz w:val="24"/>
          <w:szCs w:val="24"/>
          <w:lang w:val="en-US" w:eastAsia="es-ES"/>
        </w:rPr>
        <w:t xml:space="preserve"> and chloroplast organization, among others (Fig. 24-C). Some of those processes are known to present a circadian physiological activity in plants and microalgae like </w:t>
      </w:r>
      <w:r>
        <w:rPr>
          <w:rFonts w:eastAsia="Times New Roman" w:cs="Times New Roman" w:ascii="Liberation Sans" w:hAnsi="Liberation Sans"/>
          <w:i/>
          <w:iCs/>
          <w:color w:val="000000"/>
          <w:sz w:val="24"/>
          <w:szCs w:val="24"/>
          <w:lang w:val="en-US" w:eastAsia="es-ES"/>
        </w:rPr>
        <w:t xml:space="preserve">Euglena, </w:t>
      </w:r>
      <w:r>
        <w:rPr>
          <w:rFonts w:eastAsia="Times New Roman" w:cs="Times New Roman" w:ascii="Liberation Sans" w:hAnsi="Liberation Sans"/>
          <w:color w:val="000000"/>
          <w:sz w:val="24"/>
          <w:szCs w:val="24"/>
          <w:lang w:val="en-US" w:eastAsia="es-ES"/>
        </w:rPr>
        <w:t>but there is a lack of confirmation at the transcriptomic level in most cases like the one provided here for Ostreococcus (Cumming &amp; Wagner, 1968; Noordally &amp; Millar, 2015; Panter et al., 2019)⁠</w:t>
      </w:r>
      <w:r>
        <w:rPr>
          <w:rFonts w:eastAsia="Times New Roman" w:cs="Times New Roman" w:ascii="Liberation Sans" w:hAnsi="Liberation Sans"/>
          <w:color w:val="000000"/>
          <w:sz w:val="21"/>
          <w:szCs w:val="21"/>
          <w:lang w:val="en-US" w:eastAsia="es-ES"/>
        </w:rPr>
        <w:t xml:space="preserve">. </w:t>
      </w:r>
      <w:r>
        <w:rPr>
          <w:rFonts w:eastAsia="Times New Roman" w:cs="Times New Roman" w:ascii="Liberation Sans" w:hAnsi="Liberation Sans"/>
          <w:color w:val="000000"/>
          <w:sz w:val="24"/>
          <w:szCs w:val="24"/>
          <w:lang w:val="en-US" w:eastAsia="es-ES"/>
        </w:rPr>
        <w:t xml:space="preserve"> </w:t>
      </w:r>
    </w:p>
    <w:p>
      <w:pPr>
        <w:pStyle w:val="Normal"/>
        <w:spacing w:lineRule="auto" w:line="360" w:before="0" w:after="0"/>
        <w:jc w:val="both"/>
        <w:rPr/>
      </w:pPr>
      <w:commentRangeStart w:id="45"/>
      <w:r>
        <w:rPr/>
        <w:drawing>
          <wp:inline distT="0" distB="0" distL="0" distR="0">
            <wp:extent cx="6118860" cy="6957060"/>
            <wp:effectExtent l="0" t="0" r="0" b="0"/>
            <wp:docPr id="6" name="Imagen 4" descr="C:\Users\mggonza\AppData\Local\Microsoft\Windows\INetCache\Content.MSO\6B1D11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 descr="C:\Users\mggonza\AppData\Local\Microsoft\Windows\INetCache\Content.MSO\6B1D113F.tmp"/>
                    <pic:cNvPicPr>
                      <a:picLocks noChangeAspect="1" noChangeArrowheads="1"/>
                    </pic:cNvPicPr>
                  </pic:nvPicPr>
                  <pic:blipFill>
                    <a:blip r:embed="rId7"/>
                    <a:stretch>
                      <a:fillRect/>
                    </a:stretch>
                  </pic:blipFill>
                  <pic:spPr bwMode="auto">
                    <a:xfrm>
                      <a:off x="0" y="0"/>
                      <a:ext cx="6118860" cy="6957060"/>
                    </a:xfrm>
                    <a:prstGeom prst="rect">
                      <a:avLst/>
                    </a:prstGeom>
                  </pic:spPr>
                </pic:pic>
              </a:graphicData>
            </a:graphic>
          </wp:inline>
        </w:drawing>
      </w:r>
      <w:commentRangeEnd w:id="45"/>
      <w:r>
        <w:commentReference w:id="45"/>
      </w:r>
      <w:r>
        <w:rPr/>
      </w:r>
    </w:p>
    <w:p>
      <w:pPr>
        <w:pStyle w:val="Normal"/>
        <w:keepNext w:val="true"/>
        <w:numPr>
          <w:ilvl w:val="0"/>
          <w:numId w:val="5"/>
        </w:numPr>
        <w:tabs>
          <w:tab w:val="clear" w:pos="708"/>
          <w:tab w:val="left" w:pos="0" w:leader="none"/>
        </w:tabs>
        <w:spacing w:lineRule="auto" w:line="240" w:before="140" w:after="120"/>
        <w:outlineLvl w:val="2"/>
        <w:rPr>
          <w:rFonts w:ascii="Liberation Sans" w:hAnsi="Liberation Sans" w:eastAsia="Times New Roman" w:cs="Times New Roman"/>
          <w:b/>
          <w:b/>
          <w:bCs/>
          <w:color w:val="000000"/>
          <w:sz w:val="28"/>
          <w:szCs w:val="28"/>
          <w:lang w:val="en-US" w:eastAsia="es-ES"/>
        </w:rPr>
      </w:pPr>
      <w:bookmarkStart w:id="5" w:name="__RefHeading___Toc11047_646972261"/>
      <w:bookmarkEnd w:id="5"/>
      <w:r>
        <w:rPr>
          <w:rFonts w:eastAsia="Times New Roman" w:cs="Times New Roman" w:ascii="Liberation Sans" w:hAnsi="Liberation Sans"/>
          <w:b/>
          <w:bCs/>
          <w:color w:val="000000"/>
          <w:sz w:val="28"/>
          <w:szCs w:val="28"/>
          <w:lang w:val="en-US" w:eastAsia="es-ES"/>
        </w:rPr>
        <w:t>Transcriptomic characterization of seasonal  effects over gene expression profiles</w:t>
      </w:r>
    </w:p>
    <w:p>
      <w:pPr>
        <w:pStyle w:val="Normal"/>
        <w:keepNext w:val="true"/>
        <w:numPr>
          <w:ilvl w:val="0"/>
          <w:numId w:val="5"/>
        </w:numPr>
        <w:tabs>
          <w:tab w:val="clear" w:pos="708"/>
          <w:tab w:val="left" w:pos="0" w:leader="none"/>
        </w:tabs>
        <w:spacing w:lineRule="auto" w:line="240" w:before="120" w:after="120"/>
        <w:outlineLvl w:val="3"/>
        <w:rPr>
          <w:rFonts w:ascii="Liberation Sans" w:hAnsi="Liberation Sans" w:eastAsia="Times New Roman" w:cs="Times New Roman"/>
          <w:b/>
          <w:b/>
          <w:bCs/>
          <w:i/>
          <w:i/>
          <w:iCs/>
          <w:color w:val="000000"/>
          <w:sz w:val="26"/>
          <w:szCs w:val="26"/>
          <w:lang w:val="en-US" w:eastAsia="es-ES"/>
        </w:rPr>
      </w:pPr>
      <w:bookmarkStart w:id="6" w:name="__RefHeading___Toc14792_1371221409"/>
      <w:bookmarkEnd w:id="6"/>
      <w:r>
        <w:rPr>
          <w:rFonts w:eastAsia="Times New Roman" w:cs="Times New Roman" w:ascii="Liberation Sans" w:hAnsi="Liberation Sans"/>
          <w:b/>
          <w:bCs/>
          <w:i/>
          <w:iCs/>
          <w:color w:val="000000"/>
          <w:sz w:val="26"/>
          <w:szCs w:val="26"/>
          <w:lang w:val="en-US" w:eastAsia="es-ES"/>
        </w:rPr>
        <w:t>Seasonal changes induce changes in amplitude and phase over gene expression profiles.</w:t>
      </w:r>
    </w:p>
    <w:p>
      <w:pPr>
        <w:pStyle w:val="Normal"/>
        <w:spacing w:lineRule="auto" w:line="360" w:before="0" w:after="140"/>
        <w:jc w:val="both"/>
        <w:rPr/>
      </w:pPr>
      <w:commentRangeStart w:id="46"/>
      <w:r>
        <w:rPr>
          <w:rFonts w:eastAsia="Times New Roman" w:cs="Times New Roman" w:ascii="Liberation Sans" w:hAnsi="Liberation Sans"/>
          <w:color w:val="000000"/>
          <w:sz w:val="24"/>
          <w:szCs w:val="24"/>
          <w:lang w:val="en-US" w:eastAsia="es-ES"/>
        </w:rPr>
        <w:t xml:space="preserve">R package circacompare is used to study the global effect of the photoperiod over the amplitude and phase of rhythmic expression profiles. </w:t>
      </w:r>
      <w:r>
        <w:rPr/>
      </w:r>
      <w:commentRangeEnd w:id="46"/>
      <w:r>
        <w:commentReference w:id="46"/>
      </w:r>
      <w:r>
        <w:rPr>
          <w:rFonts w:eastAsia="Times New Roman" w:cs="Times New Roman" w:ascii="Liberation Sans" w:hAnsi="Liberation Sans"/>
          <w:color w:val="000000"/>
          <w:sz w:val="24"/>
          <w:szCs w:val="24"/>
          <w:lang w:val="en-US" w:eastAsia="es-ES"/>
        </w:rPr>
        <w:t xml:space="preserve">Photoperiodic dependent changes in amplitude and phase shifts in biological rhythms have been already described in mammals  (Messager et al., 2000; Sumová et al., 2003; Van Dongen et al., 1997; Wucher et al., 2022)⁠, as well as in plants and microalgae (Flis et al., 2016; Panter et al., 2019; Serrano et al., 2009)⁠. Depending on the organisms under study increments o decrements  in amplitude as a response to shortening or lengthing photoperiods have been reported. Specifically, when biological rhythms are studied globally in </w:t>
      </w:r>
      <w:r>
        <w:rPr>
          <w:rFonts w:eastAsia="Times New Roman" w:cs="Times New Roman" w:ascii="Liberation Sans" w:hAnsi="Liberation Sans"/>
          <w:i/>
          <w:iCs/>
          <w:color w:val="000000"/>
          <w:sz w:val="24"/>
          <w:szCs w:val="24"/>
          <w:lang w:val="en-US" w:eastAsia="es-ES"/>
        </w:rPr>
        <w:t>Arabidopsis thaliana</w:t>
      </w:r>
      <w:r>
        <w:rPr>
          <w:rFonts w:eastAsia="Times New Roman" w:cs="Times New Roman" w:ascii="Liberation Sans" w:hAnsi="Liberation Sans"/>
          <w:color w:val="000000"/>
          <w:sz w:val="24"/>
          <w:szCs w:val="24"/>
          <w:lang w:val="en-US" w:eastAsia="es-ES"/>
        </w:rPr>
        <w:t xml:space="preserve">,  phase shifts as an adaptation to changes in photoperiod has been described but no changes amplitude were observed (Flis et al., 2016)⁠. A similar effect is observed in </w:t>
      </w:r>
      <w:r>
        <w:rPr>
          <w:rFonts w:eastAsia="Times New Roman" w:cs="Times New Roman" w:ascii="Liberation Sans" w:hAnsi="Liberation Sans"/>
          <w:i/>
          <w:iCs/>
          <w:color w:val="000000"/>
          <w:sz w:val="24"/>
          <w:szCs w:val="24"/>
          <w:lang w:val="en-US" w:eastAsia="es-ES"/>
        </w:rPr>
        <w:t xml:space="preserve">Chlamydomonas </w:t>
      </w:r>
      <w:r>
        <w:rPr>
          <w:rFonts w:eastAsia="Times New Roman" w:cs="Times New Roman" w:ascii="Liberation Sans" w:hAnsi="Liberation Sans"/>
          <w:i w:val="false"/>
          <w:iCs w:val="false"/>
          <w:color w:val="000000"/>
          <w:sz w:val="24"/>
          <w:szCs w:val="24"/>
          <w:lang w:val="en-US" w:eastAsia="es-ES"/>
        </w:rPr>
        <w:t>in specific genes</w:t>
      </w:r>
      <w:r>
        <w:rPr>
          <w:rFonts w:eastAsia="Times New Roman" w:cs="Times New Roman" w:ascii="Liberation Sans" w:hAnsi="Liberation Sans"/>
          <w:i/>
          <w:iCs/>
          <w:color w:val="000000"/>
          <w:sz w:val="24"/>
          <w:szCs w:val="24"/>
          <w:lang w:val="en-US" w:eastAsia="es-ES"/>
        </w:rPr>
        <w:t xml:space="preserve"> </w:t>
      </w:r>
      <w:r>
        <w:rPr>
          <w:rFonts w:eastAsia="Times New Roman" w:cs="Times New Roman" w:ascii="Liberation Sans" w:hAnsi="Liberation Sans"/>
          <w:iCs/>
          <w:color w:val="000000"/>
          <w:sz w:val="24"/>
          <w:szCs w:val="24"/>
          <w:lang w:val="en-US" w:eastAsia="es-ES"/>
        </w:rPr>
        <w:t>(Serrano et al., 2009)⁠.</w:t>
      </w:r>
      <w:r>
        <w:rPr>
          <w:rFonts w:eastAsia="Times New Roman" w:cs="Times New Roman" w:ascii="Liberation Sans" w:hAnsi="Liberation Sans"/>
          <w:i/>
          <w:iCs/>
          <w:color w:val="000000"/>
          <w:sz w:val="24"/>
          <w:szCs w:val="24"/>
          <w:lang w:val="en-US" w:eastAsia="es-ES"/>
        </w:rPr>
        <w:t> </w:t>
      </w:r>
      <w:r>
        <w:rPr>
          <w:rFonts w:eastAsia="Times New Roman" w:cs="Times New Roman" w:ascii="Liberation Sans" w:hAnsi="Liberation Sans"/>
          <w:color w:val="000000"/>
          <w:sz w:val="24"/>
          <w:szCs w:val="24"/>
          <w:lang w:val="en-US" w:eastAsia="es-ES"/>
        </w:rPr>
        <w:t xml:space="preserve">In both studies, differences in amplitude are only found in some biological rhythms when they are studied individually. For example, the rhythmic expression profile </w:t>
      </w:r>
      <w:commentRangeStart w:id="47"/>
      <w:r>
        <w:rPr>
          <w:rFonts w:eastAsia="Times New Roman" w:cs="Times New Roman" w:ascii="Liberation Sans" w:hAnsi="Liberation Sans"/>
          <w:color w:val="000000"/>
          <w:sz w:val="24"/>
          <w:szCs w:val="24"/>
          <w:lang w:val="en-US" w:eastAsia="es-ES"/>
        </w:rPr>
        <w:t xml:space="preserve">of the gene </w:t>
      </w:r>
      <w:r>
        <w:rPr>
          <w:rFonts w:eastAsia="Times New Roman" w:cs="Times New Roman" w:ascii="Liberation Sans" w:hAnsi="Liberation Sans"/>
          <w:i/>
          <w:iCs/>
          <w:color w:val="000000"/>
          <w:sz w:val="24"/>
          <w:szCs w:val="24"/>
          <w:lang w:val="en-US" w:eastAsia="es-ES"/>
        </w:rPr>
        <w:t>CrCO</w:t>
      </w:r>
      <w:r>
        <w:rPr>
          <w:rFonts w:eastAsia="Times New Roman" w:cs="Times New Roman" w:ascii="Liberation Sans" w:hAnsi="Liberation Sans"/>
          <w:color w:val="000000"/>
          <w:sz w:val="24"/>
          <w:szCs w:val="24"/>
          <w:lang w:val="en-US" w:eastAsia="es-ES"/>
        </w:rPr>
        <w:t xml:space="preserve"> potential ortholog of the </w:t>
      </w:r>
      <w:r>
        <w:rPr>
          <w:rFonts w:eastAsia="Times New Roman" w:cs="Times New Roman" w:ascii="Liberation Sans" w:hAnsi="Liberation Sans"/>
          <w:i/>
          <w:iCs/>
          <w:color w:val="000000"/>
          <w:sz w:val="24"/>
          <w:szCs w:val="24"/>
          <w:lang w:val="en-US" w:eastAsia="es-ES"/>
        </w:rPr>
        <w:t>CONSTANS</w:t>
      </w:r>
      <w:r>
        <w:rPr>
          <w:rFonts w:eastAsia="Times New Roman" w:cs="Times New Roman" w:ascii="Liberation Sans" w:hAnsi="Liberation Sans"/>
          <w:color w:val="000000"/>
          <w:sz w:val="24"/>
          <w:szCs w:val="24"/>
          <w:lang w:val="en-US" w:eastAsia="es-ES"/>
        </w:rPr>
        <w:t xml:space="preserve"> gene in Arabidopsis thaliana </w:t>
      </w:r>
      <w:r>
        <w:rPr/>
      </w:r>
      <w:commentRangeEnd w:id="47"/>
      <w:r>
        <w:commentReference w:id="47"/>
      </w:r>
      <w:r>
        <w:rPr>
          <w:rFonts w:eastAsia="Times New Roman" w:cs="Times New Roman" w:ascii="Liberation Sans" w:hAnsi="Liberation Sans"/>
          <w:color w:val="000000"/>
          <w:sz w:val="24"/>
          <w:szCs w:val="24"/>
          <w:lang w:val="en-US" w:eastAsia="es-ES"/>
        </w:rPr>
        <w:t>shows an increase in amplitude under SD conditions as well as a negative (backward) phase shift.</w:t>
      </w:r>
    </w:p>
    <w:p>
      <w:pPr>
        <w:pStyle w:val="Normal"/>
        <w:spacing w:lineRule="auto" w:line="360" w:before="0" w:after="140"/>
        <w:jc w:val="both"/>
        <w:rPr/>
      </w:pP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color w:val="000000"/>
          <w:sz w:val="24"/>
          <w:szCs w:val="24"/>
          <w:lang w:val="en-US" w:eastAsia="es-ES"/>
        </w:rPr>
        <w:t xml:space="preserve">In </w:t>
      </w:r>
      <w:r>
        <w:rPr>
          <w:rFonts w:eastAsia="Times New Roman" w:cs="Times New Roman" w:ascii="Liberation Sans" w:hAnsi="Liberation Sans"/>
          <w:i/>
          <w:iCs/>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transcriptome, global changes affecting the amplitude in gene expression patterns have been found. Specifically, SD amplitudes are significantly reduced with respect to LD according to a p-value of  1.16e10</w:t>
      </w:r>
      <w:r>
        <w:rPr>
          <w:rFonts w:eastAsia="Times New Roman" w:cs="Times New Roman" w:ascii="Liberation Sans" w:hAnsi="Liberation Sans"/>
          <w:color w:val="000000"/>
          <w:sz w:val="24"/>
          <w:szCs w:val="24"/>
          <w:vertAlign w:val="superscript"/>
          <w:lang w:val="en-US" w:eastAsia="es-ES"/>
        </w:rPr>
        <w:t>-111</w:t>
      </w:r>
      <w:r>
        <w:rPr>
          <w:rFonts w:eastAsia="Times New Roman" w:cs="Times New Roman" w:ascii="Liberation Sans" w:hAnsi="Liberation Sans"/>
          <w:color w:val="000000"/>
          <w:sz w:val="24"/>
          <w:szCs w:val="24"/>
          <w:lang w:val="en-US" w:eastAsia="es-ES"/>
        </w:rPr>
        <w:t xml:space="preserve"> computed using Mann-Whitney-Wilcoxon (Fig. 25-A). A high number of rhythmic genes (2036 genes) exhibited a significant amplitude decrease in their rhythmic expression profiles, whereas, only 123 significantly increased their amplitude. This suggests a decline in culture synchrony under SD, accordingly to the previous similar synchronization observed between DD and SD conditions (Fig.21-D). </w:t>
      </w:r>
    </w:p>
    <w:p>
      <w:pPr>
        <w:pStyle w:val="Normal"/>
        <w:spacing w:lineRule="auto" w:line="360" w:before="0" w:after="140"/>
        <w:jc w:val="both"/>
        <w:rPr/>
      </w:pPr>
      <w:r>
        <w:rPr>
          <w:rFonts w:eastAsia="Times New Roman" w:cs="Times New Roman" w:ascii="Liberation Sans" w:hAnsi="Liberation Sans"/>
          <w:color w:val="000000"/>
          <w:sz w:val="24"/>
          <w:szCs w:val="24"/>
          <w:lang w:val="en-US" w:eastAsia="es-ES"/>
        </w:rPr>
        <w:t xml:space="preserve">Negative phase shift or phase anticipation were also globally observed over the transcriptome of </w:t>
      </w:r>
      <w:r>
        <w:rPr>
          <w:rFonts w:eastAsia="Times New Roman" w:cs="Times New Roman" w:ascii="Liberation Sans" w:hAnsi="Liberation Sans"/>
          <w:i/>
          <w:iCs/>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xml:space="preserve">, in agreement with what has been described in </w:t>
      </w:r>
      <w:r>
        <w:rPr>
          <w:rFonts w:eastAsia="Times New Roman" w:cs="Times New Roman" w:ascii="Liberation Sans" w:hAnsi="Liberation Sans"/>
          <w:i/>
          <w:iCs/>
          <w:color w:val="000000"/>
          <w:sz w:val="24"/>
          <w:szCs w:val="24"/>
          <w:lang w:val="en-US" w:eastAsia="es-ES"/>
        </w:rPr>
        <w:t>Arabidopsis</w:t>
      </w:r>
      <w:r>
        <w:rPr>
          <w:rFonts w:eastAsia="Times New Roman" w:cs="Times New Roman" w:ascii="Liberation Sans" w:hAnsi="Liberation Sans"/>
          <w:color w:val="000000"/>
          <w:sz w:val="24"/>
          <w:szCs w:val="24"/>
          <w:lang w:val="en-US" w:eastAsia="es-ES"/>
        </w:rPr>
        <w:t xml:space="preserve"> and </w:t>
      </w:r>
      <w:commentRangeStart w:id="48"/>
      <w:r>
        <w:rPr>
          <w:rFonts w:eastAsia="Times New Roman" w:cs="Times New Roman" w:ascii="Liberation Sans" w:hAnsi="Liberation Sans"/>
          <w:i/>
          <w:iCs/>
          <w:color w:val="000000"/>
          <w:sz w:val="24"/>
          <w:szCs w:val="24"/>
          <w:lang w:val="en-US" w:eastAsia="es-ES"/>
        </w:rPr>
        <w:t>Chlamydomonas</w:t>
      </w:r>
      <w:r>
        <w:rPr/>
      </w:r>
      <w:commentRangeEnd w:id="48"/>
      <w:r>
        <w:commentReference w:id="48"/>
      </w:r>
      <w:r>
        <w:rPr>
          <w:rFonts w:eastAsia="Times New Roman" w:cs="Times New Roman" w:ascii="Liberation Sans" w:hAnsi="Liberation Sans"/>
          <w:color w:val="000000"/>
          <w:sz w:val="24"/>
          <w:szCs w:val="24"/>
          <w:lang w:val="en-US" w:eastAsia="es-ES"/>
        </w:rPr>
        <w:t xml:space="preserve"> for some specific genes (citas). Specifically, 3424 genes comprising 64.95% of the rhythmic genes exhibited a significantly anticipated phase under SD condition when compared to LD condition. Phase anticipation were apparent under SD since gene phases are mostly reached around SD midnight (ZT12 to ZT16) whereas, under LD, phases are uniformly distributed from LD dusk (ZT12) to the end of the night (Fig. 25-B). Only a low number of rhythmic genes exhibit their phase or maximum level of expression during the light period in LD and SD. This indicates that the main activity at the transcriptomic level takes place during the night in </w:t>
      </w:r>
      <w:r>
        <w:rPr>
          <w:rFonts w:eastAsia="Times New Roman" w:cs="Times New Roman" w:ascii="Liberation Sans" w:hAnsi="Liberation Sans"/>
          <w:i/>
          <w:iCs/>
          <w:color w:val="000000"/>
          <w:sz w:val="24"/>
          <w:szCs w:val="24"/>
          <w:lang w:val="en-US" w:eastAsia="es-ES"/>
        </w:rPr>
        <w:t xml:space="preserve">Ostreococcus, </w:t>
      </w:r>
      <w:r>
        <w:rPr>
          <w:rFonts w:eastAsia="Times New Roman" w:cs="Times New Roman" w:ascii="Liberation Sans" w:hAnsi="Liberation Sans"/>
          <w:color w:val="000000"/>
          <w:sz w:val="24"/>
          <w:szCs w:val="24"/>
          <w:lang w:val="en-US" w:eastAsia="es-ES"/>
        </w:rPr>
        <w:t xml:space="preserve">which supports the nocturnal character of its transcriptome as described previously when </w:t>
      </w:r>
      <w:r>
        <w:rPr>
          <w:rFonts w:eastAsia="Times New Roman" w:cs="Times New Roman" w:ascii="Liberation Sans" w:hAnsi="Liberation Sans"/>
          <w:color w:val="000000"/>
          <w:kern w:val="0"/>
          <w:sz w:val="24"/>
          <w:szCs w:val="24"/>
          <w:lang w:val="en-US" w:eastAsia="es-ES" w:bidi="ar-SA"/>
        </w:rPr>
        <w:t>analyzing</w:t>
      </w:r>
      <w:r>
        <w:rPr>
          <w:rFonts w:eastAsia="Times New Roman" w:cs="Times New Roman" w:ascii="Liberation Sans" w:hAnsi="Liberation Sans"/>
          <w:color w:val="000000"/>
          <w:sz w:val="24"/>
          <w:szCs w:val="24"/>
          <w:lang w:val="en-US" w:eastAsia="es-ES"/>
        </w:rPr>
        <w:t xml:space="preserve"> the effects of free running conditions, namely, desynchronization and positive (forward) phase shifts under LL and increase in synchronization and negative (backward) phase shifts under DD.</w:t>
      </w:r>
      <w:r>
        <w:rPr/>
        <w:commentReference w:id="49"/>
      </w:r>
    </w:p>
    <w:p>
      <w:pPr>
        <w:pStyle w:val="Normal"/>
        <w:spacing w:lineRule="auto" w:line="360" w:before="0" w:after="140"/>
        <w:jc w:val="both"/>
        <w:rPr/>
      </w:pPr>
      <w:r>
        <w:rPr>
          <w:rFonts w:eastAsia="Times New Roman" w:cs="Times New Roman" w:ascii="Liberation Sans" w:hAnsi="Liberation Sans"/>
          <w:color w:val="000000"/>
          <w:sz w:val="24"/>
          <w:szCs w:val="24"/>
          <w:lang w:val="en-US" w:eastAsia="es-ES"/>
        </w:rPr>
        <w:t xml:space="preserve">Figure 25-C shows expression profiles of </w:t>
      </w:r>
      <w:r>
        <w:rPr>
          <w:rFonts w:eastAsia="Times New Roman" w:cs="Times New Roman" w:ascii="Liberation Sans" w:hAnsi="Liberation Sans"/>
          <w:i/>
          <w:iCs/>
          <w:color w:val="000000"/>
          <w:sz w:val="24"/>
          <w:szCs w:val="24"/>
          <w:lang w:val="en-US" w:eastAsia="es-ES"/>
        </w:rPr>
        <w:t>Cyclin B</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ostta01g06150</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CYCB</w:t>
      </w:r>
      <w:r>
        <w:rPr>
          <w:rFonts w:eastAsia="Times New Roman" w:cs="Times New Roman" w:ascii="Liberation Sans" w:hAnsi="Liberation Sans"/>
          <w:color w:val="000000"/>
          <w:sz w:val="24"/>
          <w:szCs w:val="24"/>
          <w:lang w:val="en-US" w:eastAsia="es-ES"/>
        </w:rPr>
        <w:t xml:space="preserve">) and </w:t>
      </w:r>
      <w:r>
        <w:rPr>
          <w:rFonts w:eastAsia="Times New Roman" w:cs="Times New Roman" w:ascii="Liberation Sans" w:hAnsi="Liberation Sans"/>
          <w:i/>
          <w:iCs/>
          <w:color w:val="000000"/>
          <w:sz w:val="24"/>
          <w:szCs w:val="24"/>
          <w:lang w:val="en-US" w:eastAsia="es-ES"/>
        </w:rPr>
        <w:t>Delta-9 acyl-lipid desaturase 1</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ostta01g00790</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ADS1</w:t>
      </w:r>
      <w:r>
        <w:rPr>
          <w:rFonts w:eastAsia="Times New Roman" w:cs="Times New Roman" w:ascii="Liberation Sans" w:hAnsi="Liberation Sans"/>
          <w:color w:val="000000"/>
          <w:sz w:val="24"/>
          <w:szCs w:val="24"/>
          <w:lang w:val="en-US" w:eastAsia="es-ES"/>
        </w:rPr>
        <w:t xml:space="preserve">) as two examples of genes exhibiting the typical phase anticipation and amplitude reduction under SD condition when compared to LD condition. </w:t>
      </w:r>
    </w:p>
    <w:p>
      <w:pPr>
        <w:pStyle w:val="Normal"/>
        <w:spacing w:lineRule="auto" w:line="360" w:before="0" w:after="0"/>
        <w:jc w:val="both"/>
        <w:rPr>
          <w:rFonts w:ascii="Times New Roman" w:hAnsi="Times New Roman" w:eastAsia="Times New Roman" w:cs="Times New Roman"/>
          <w:sz w:val="24"/>
          <w:szCs w:val="24"/>
          <w:lang w:val="en-US" w:eastAsia="es-ES"/>
        </w:rPr>
      </w:pPr>
      <w:r>
        <w:rPr>
          <w:rFonts w:eastAsia="Times New Roman" w:cs="Times New Roman" w:ascii="Times New Roman" w:hAnsi="Times New Roman"/>
          <w:sz w:val="24"/>
          <w:szCs w:val="24"/>
          <w:lang w:val="en-US" w:eastAsia="es-ES"/>
        </w:rPr>
        <w:t> </w:t>
      </w:r>
    </w:p>
    <w:p>
      <w:pPr>
        <w:pStyle w:val="Normal"/>
        <w:spacing w:lineRule="auto" w:line="360" w:before="0" w:after="0"/>
        <w:jc w:val="both"/>
        <w:rPr/>
      </w:pPr>
      <w:commentRangeStart w:id="50"/>
      <w:r>
        <w:rPr/>
        <w:drawing>
          <wp:inline distT="0" distB="0" distL="0" distR="0">
            <wp:extent cx="6118860" cy="5715000"/>
            <wp:effectExtent l="0" t="0" r="0" b="0"/>
            <wp:docPr id="7" name="Imagen 3" descr="C:\Users\mggonza\AppData\Local\Microsoft\Windows\INetCache\Content.MSO\97446C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 descr="C:\Users\mggonza\AppData\Local\Microsoft\Windows\INetCache\Content.MSO\97446CA5.tmp"/>
                    <pic:cNvPicPr>
                      <a:picLocks noChangeAspect="1" noChangeArrowheads="1"/>
                    </pic:cNvPicPr>
                  </pic:nvPicPr>
                  <pic:blipFill>
                    <a:blip r:embed="rId8"/>
                    <a:stretch>
                      <a:fillRect/>
                    </a:stretch>
                  </pic:blipFill>
                  <pic:spPr bwMode="auto">
                    <a:xfrm>
                      <a:off x="0" y="0"/>
                      <a:ext cx="6118860" cy="5715000"/>
                    </a:xfrm>
                    <a:prstGeom prst="rect">
                      <a:avLst/>
                    </a:prstGeom>
                  </pic:spPr>
                </pic:pic>
              </a:graphicData>
            </a:graphic>
          </wp:inline>
        </w:drawing>
      </w:r>
      <w:commentRangeEnd w:id="50"/>
      <w:r>
        <w:commentReference w:id="50"/>
      </w:r>
      <w:r>
        <w:rPr/>
      </w:r>
    </w:p>
    <w:p>
      <w:pPr>
        <w:pStyle w:val="Normal"/>
        <w:keepNext w:val="true"/>
        <w:numPr>
          <w:ilvl w:val="0"/>
          <w:numId w:val="6"/>
        </w:numPr>
        <w:tabs>
          <w:tab w:val="clear" w:pos="708"/>
          <w:tab w:val="left" w:pos="0" w:leader="none"/>
        </w:tabs>
        <w:spacing w:lineRule="auto" w:line="240" w:before="120" w:after="120"/>
        <w:outlineLvl w:val="3"/>
        <w:rPr>
          <w:rFonts w:ascii="Liberation Sans" w:hAnsi="Liberation Sans" w:eastAsia="Times New Roman" w:cs="Times New Roman"/>
          <w:b/>
          <w:b/>
          <w:bCs/>
          <w:i/>
          <w:i/>
          <w:iCs/>
          <w:color w:val="000000"/>
          <w:sz w:val="26"/>
          <w:szCs w:val="26"/>
          <w:lang w:val="en-US" w:eastAsia="es-ES"/>
        </w:rPr>
      </w:pPr>
      <w:bookmarkStart w:id="7" w:name="__RefHeading___Toc14794_1371221409"/>
      <w:bookmarkEnd w:id="7"/>
      <w:r>
        <w:rPr>
          <w:rFonts w:eastAsia="Times New Roman" w:cs="Times New Roman" w:ascii="Liberation Sans" w:hAnsi="Liberation Sans"/>
          <w:b/>
          <w:bCs/>
          <w:i/>
          <w:iCs/>
          <w:color w:val="000000"/>
          <w:sz w:val="26"/>
          <w:szCs w:val="26"/>
          <w:lang w:val="en-US" w:eastAsia="es-ES"/>
        </w:rPr>
        <w:t xml:space="preserve">Seasonal changes promote the emergence of 12 h period </w:t>
      </w:r>
      <w:del w:id="86" w:author="MERCEDES GARCIA GONZALEZ" w:date="2022-12-14T13:06:00Z">
        <w:r>
          <w:rPr>
            <w:rFonts w:eastAsia="Times New Roman" w:cs="Times New Roman" w:ascii="Liberation Sans" w:hAnsi="Liberation Sans"/>
            <w:b/>
            <w:bCs/>
            <w:i/>
            <w:iCs/>
            <w:color w:val="000000"/>
            <w:sz w:val="26"/>
            <w:szCs w:val="26"/>
            <w:lang w:val="en-US" w:eastAsia="es-ES"/>
          </w:rPr>
          <w:delText>cycles</w:delText>
        </w:r>
      </w:del>
    </w:p>
    <w:p>
      <w:pPr>
        <w:pStyle w:val="Normal"/>
        <w:spacing w:lineRule="auto" w:line="360" w:before="0" w:after="140"/>
        <w:jc w:val="both"/>
        <w:rPr/>
      </w:pPr>
      <w:r>
        <w:rPr>
          <w:rFonts w:eastAsia="Times New Roman" w:cs="Times New Roman" w:ascii="Liberation Sans" w:hAnsi="Liberation Sans"/>
          <w:color w:val="000000"/>
          <w:sz w:val="24"/>
          <w:szCs w:val="24"/>
          <w:lang w:val="en-US" w:eastAsia="es-ES"/>
        </w:rPr>
        <w:t xml:space="preserve">When comparing SD and LD conditions, another </w:t>
      </w:r>
      <w:commentRangeStart w:id="51"/>
      <w:r>
        <w:rPr>
          <w:rFonts w:eastAsia="Times New Roman" w:cs="Times New Roman" w:ascii="Liberation Sans" w:hAnsi="Liberation Sans"/>
          <w:color w:val="000000"/>
          <w:sz w:val="24"/>
          <w:szCs w:val="24"/>
          <w:lang w:val="en-US" w:eastAsia="es-ES"/>
        </w:rPr>
        <w:t xml:space="preserve">phenomenon has been identified in </w:t>
      </w:r>
      <w:r>
        <w:rPr/>
      </w:r>
      <w:commentRangeEnd w:id="51"/>
      <w:r>
        <w:commentReference w:id="51"/>
      </w:r>
      <w:r>
        <w:rPr>
          <w:rFonts w:eastAsia="Times New Roman" w:cs="Times New Roman" w:ascii="Liberation Sans" w:hAnsi="Liberation Sans"/>
          <w:color w:val="000000"/>
          <w:sz w:val="24"/>
          <w:szCs w:val="24"/>
          <w:lang w:val="en-US" w:eastAsia="es-ES"/>
        </w:rPr>
        <w:t xml:space="preserve"> the transcriptome of </w:t>
      </w:r>
      <w:r>
        <w:rPr>
          <w:rFonts w:eastAsia="Times New Roman" w:cs="Times New Roman" w:ascii="Liberation Sans" w:hAnsi="Liberation Sans"/>
          <w:i/>
          <w:iCs/>
          <w:color w:val="000000"/>
          <w:sz w:val="24"/>
          <w:szCs w:val="24"/>
          <w:lang w:val="en-US" w:eastAsia="es-ES"/>
        </w:rPr>
        <w:t xml:space="preserve">Ostreococcus </w:t>
      </w:r>
      <w:r>
        <w:rPr>
          <w:rFonts w:eastAsia="Times New Roman" w:cs="Times New Roman" w:ascii="Liberation Sans" w:hAnsi="Liberation Sans"/>
          <w:i w:val="false"/>
          <w:iCs w:val="false"/>
          <w:color w:val="000000"/>
          <w:sz w:val="24"/>
          <w:szCs w:val="24"/>
          <w:lang w:val="en-US" w:eastAsia="es-ES"/>
        </w:rPr>
        <w:t>emerging as a response to photoperiod shortening.</w:t>
      </w:r>
      <w:r>
        <w:rPr>
          <w:rFonts w:eastAsia="Times New Roman" w:cs="Times New Roman" w:ascii="Liberation Sans" w:hAnsi="Liberation Sans"/>
          <w:i/>
          <w:iCs/>
          <w:color w:val="000000"/>
          <w:sz w:val="24"/>
          <w:szCs w:val="24"/>
          <w:lang w:val="en-US" w:eastAsia="es-ES"/>
        </w:rPr>
        <w:t xml:space="preserve"> </w:t>
      </w:r>
      <w:r>
        <w:rPr>
          <w:rFonts w:eastAsia="Times New Roman" w:cs="Times New Roman" w:ascii="Liberation Sans" w:hAnsi="Liberation Sans"/>
          <w:color w:val="000000"/>
          <w:sz w:val="24"/>
          <w:szCs w:val="24"/>
          <w:lang w:val="en-US" w:eastAsia="es-ES"/>
        </w:rPr>
        <w:t xml:space="preserve">Under LD condition, almost every rhythmic gene (5825 genes covering 75.97% of the entire genome) reache its maximum level of expression once a day, presenting one single peak every 24h in its expression profile (Fig. 26-D, E). Under SD conditions the number of genes presenting one single expression peak per day decreases to 4249 (55.41% of the entire genome). This is coupled to an increasing number of genes, namely 1855 genes, presenting a more complex rhythmic expression profile with two expression peaks  per day (every 12 h) (Fig. 26-D, E). </w:t>
      </w:r>
    </w:p>
    <w:p>
      <w:pPr>
        <w:pStyle w:val="Normal"/>
        <w:spacing w:lineRule="auto" w:line="360" w:before="0" w:after="140"/>
        <w:jc w:val="both"/>
        <w:rPr>
          <w:rFonts w:ascii="Liberation Sans" w:hAnsi="Liberation Sans" w:eastAsia="Times New Roman" w:cs="Times New Roman"/>
          <w:color w:val="000000"/>
          <w:sz w:val="24"/>
          <w:szCs w:val="24"/>
          <w:lang w:val="en-US" w:eastAsia="es-ES"/>
        </w:rPr>
      </w:pPr>
      <w:r>
        <w:rPr>
          <w:rFonts w:eastAsia="Times New Roman" w:cs="Times New Roman" w:ascii="Liberation Sans" w:hAnsi="Liberation Sans"/>
          <w:color w:val="000000"/>
          <w:sz w:val="24"/>
          <w:szCs w:val="24"/>
          <w:lang w:val="en-US" w:eastAsia="es-ES"/>
        </w:rPr>
        <w:t xml:space="preserve">Biological rhythms with 12 h periods (two peaks per day) have been described from marine organisms to mammals including humans. It is hypothesized that 12 h rhythms in gene expression and metabolism in terrestrial organisms is reminiscent of the ~ 12 h circatidal rhythms of coastal and estuarine organisms (Ballance &amp; Zhu, 2021)⁠. The maintenance of 12 h rhythms after evolving to live on land is hypothesized to provide an advantage in the adaptation to metabolic stress that peak at transition periods during the diurnal cycle (Pan et al., 2020; B. Zhu et al., 2017)⁠. </w:t>
      </w:r>
    </w:p>
    <w:p>
      <w:pPr>
        <w:pStyle w:val="Normal"/>
        <w:spacing w:lineRule="auto" w:line="360" w:before="0" w:after="140"/>
        <w:jc w:val="both"/>
        <w:rPr/>
      </w:pPr>
      <w:r>
        <w:rPr>
          <w:rFonts w:eastAsia="Times New Roman" w:cs="Times New Roman" w:ascii="Liberation Sans" w:hAnsi="Liberation Sans"/>
          <w:color w:val="000000"/>
          <w:sz w:val="24"/>
          <w:szCs w:val="24"/>
          <w:lang w:val="en-US" w:eastAsia="es-ES"/>
        </w:rPr>
        <w:t xml:space="preserve">Bimodal rhythms presenting two peaks per day not </w:t>
      </w:r>
      <w:r>
        <w:rPr>
          <w:rFonts w:eastAsia="Times New Roman" w:cs="Times New Roman" w:ascii="Liberation Sans" w:hAnsi="Liberation Sans"/>
          <w:color w:val="000000"/>
          <w:kern w:val="0"/>
          <w:sz w:val="24"/>
          <w:szCs w:val="24"/>
          <w:lang w:val="en-US" w:eastAsia="es-ES" w:bidi="ar-SA"/>
        </w:rPr>
        <w:t>necessarily</w:t>
      </w:r>
      <w:r>
        <w:rPr>
          <w:rFonts w:eastAsia="Times New Roman" w:cs="Times New Roman" w:ascii="Liberation Sans" w:hAnsi="Liberation Sans"/>
          <w:color w:val="000000"/>
          <w:sz w:val="24"/>
          <w:szCs w:val="24"/>
          <w:lang w:val="en-US" w:eastAsia="es-ES"/>
        </w:rPr>
        <w:t xml:space="preserve"> separated by 12h that are maintained under free running conditions have been observed in animals (Binkley &amp; Mosher, 1985; Foà &amp; Bertolucci, 2001; Kyorku &amp; Brady, 1994; Prabhakaran &amp; Sheeba, 2012; Watanabe et al., 2007)⁠, plants (Hayes et al., 2010; Van Gelderen, 2020)⁠ and some microalgae</w:t>
      </w:r>
      <w:ins w:id="87" w:author="MERCEDES GARCIA GONZALEZ" w:date="2022-12-14T13:13:00Z">
        <w:r>
          <w:rPr>
            <w:rFonts w:eastAsia="Times New Roman" w:cs="Times New Roman" w:ascii="Liberation Sans" w:hAnsi="Liberation Sans"/>
            <w:color w:val="000000"/>
            <w:sz w:val="24"/>
            <w:szCs w:val="24"/>
            <w:lang w:val="en-US" w:eastAsia="es-ES"/>
          </w:rPr>
          <w:t>,</w:t>
        </w:r>
      </w:ins>
      <w:r>
        <w:rPr>
          <w:rFonts w:eastAsia="Times New Roman" w:cs="Times New Roman" w:ascii="Liberation Sans" w:hAnsi="Liberation Sans"/>
          <w:color w:val="000000"/>
          <w:sz w:val="24"/>
          <w:szCs w:val="24"/>
          <w:lang w:val="en-US" w:eastAsia="es-ES"/>
        </w:rPr>
        <w:t xml:space="preserve"> like Euglena (Mohabir &amp; Edmunds, 1999)⁠. </w:t>
      </w:r>
      <w:ins w:id="88" w:author="Unknown Author" w:date="2023-03-20T22:32:05Z">
        <w:r>
          <w:rPr>
            <w:rFonts w:eastAsia="Times New Roman" w:cs="Times New Roman" w:ascii="Liberation Sans" w:hAnsi="Liberation Sans"/>
            <w:color w:val="000000"/>
            <w:sz w:val="24"/>
            <w:szCs w:val="24"/>
            <w:lang w:val="en-US" w:eastAsia="es-ES"/>
          </w:rPr>
          <w:t>N</w:t>
        </w:r>
      </w:ins>
      <w:r>
        <w:rPr>
          <w:rFonts w:eastAsia="Times New Roman" w:cs="Times New Roman" w:ascii="Liberation Sans" w:hAnsi="Liberation Sans"/>
          <w:color w:val="000000"/>
          <w:sz w:val="24"/>
          <w:szCs w:val="24"/>
          <w:lang w:val="en-US" w:eastAsia="es-ES"/>
        </w:rPr>
        <w:t xml:space="preserve">evertheless, they have been described only for specific processes, genes or compounds not being identified as a global response in the transcriptome to external signals. </w:t>
      </w:r>
      <w:commentRangeStart w:id="52"/>
      <w:r>
        <w:rPr>
          <w:rFonts w:eastAsia="Times New Roman" w:cs="Times New Roman" w:ascii="Liberation Sans" w:hAnsi="Liberation Sans"/>
          <w:color w:val="000000"/>
          <w:sz w:val="24"/>
          <w:szCs w:val="24"/>
          <w:lang w:val="en-US" w:eastAsia="es-ES"/>
        </w:rPr>
        <w:t>Seasonal cycles were thought to have some  effect over  these rhythms but, in the majority of the studies, different photoperiods were not studied or  no difference between them was detected (Prabhakaran &amp; Sheeba, 2012)⁠.</w:t>
      </w:r>
      <w:r>
        <w:rPr/>
      </w:r>
      <w:ins w:id="89" w:author="Autor desconocido" w:date="2023-05-02T18:23:47Z">
        <w:commentRangeEnd w:id="52"/>
        <w:r>
          <w:commentReference w:id="52"/>
        </w:r>
        <w:r>
          <w:rPr>
            <w:rFonts w:eastAsia="Times New Roman" w:cs="Times New Roman" w:ascii="Liberation Sans" w:hAnsi="Liberation Sans"/>
            <w:color w:val="000000"/>
            <w:sz w:val="24"/>
            <w:szCs w:val="24"/>
            <w:lang w:val="en-US" w:eastAsia="es-ES"/>
          </w:rPr>
          <w:commentReference w:id="53"/>
        </w:r>
      </w:ins>
      <w:r>
        <w:rPr>
          <w:rFonts w:eastAsia="Times New Roman" w:cs="Times New Roman" w:ascii="Liberation Sans" w:hAnsi="Liberation Sans"/>
          <w:color w:val="000000"/>
          <w:sz w:val="24"/>
          <w:szCs w:val="24"/>
          <w:lang w:val="en-US" w:eastAsia="es-ES"/>
        </w:rPr>
        <w:t xml:space="preserve"> There is only an observation of a bimodal biological rhythm detected in ruin lizards that is apparently strongly dependent on photoperiod length and is also maintained under free-running condition (Foà &amp; Bertolucci, 2001)⁠. Nonetheless,  12 h period rhythms in gene expression emerging under shorter photoperiods have gone mostly unnoticed and thus there is no hypothesis about its biological role so far. We have  found this type of rhythmic gene expression when reanalyzing already published transcriptomic data. As an example, bimodal gene expression patterns were identified  in a published microarray data set generated from cultures of </w:t>
      </w:r>
      <w:r>
        <w:rPr>
          <w:rFonts w:eastAsia="Times New Roman" w:cs="Times New Roman" w:ascii="Liberation Sans" w:hAnsi="Liberation Sans"/>
          <w:i/>
          <w:iCs/>
          <w:color w:val="000000"/>
          <w:sz w:val="24"/>
          <w:szCs w:val="24"/>
          <w:lang w:val="en-US" w:eastAsia="es-ES"/>
        </w:rPr>
        <w:t>Ostreococcus tauri</w:t>
      </w:r>
      <w:r>
        <w:rPr>
          <w:rFonts w:eastAsia="Times New Roman" w:cs="Times New Roman" w:ascii="Liberation Sans" w:hAnsi="Liberation Sans"/>
          <w:color w:val="000000"/>
          <w:sz w:val="24"/>
          <w:szCs w:val="24"/>
          <w:lang w:val="en-US" w:eastAsia="es-ES"/>
        </w:rPr>
        <w:t xml:space="preserve"> under neutal day conditions (12 h light:12 h  dark) (Monnier et al., 2010)⁠. Most of the rhythmic genes presented rhythmic expression profiles with a 24 hours period and, thus, a single expression peak. However, 1171 genes presented rhythmic expression pattern with an apparent period of 12 hours (two peaks of expression per day). This photoperiod can be considered an intermediate step between the two extreme photoperiods studied in this thesis (LD and SD). Indeed, the data show an intermediate number of genes with two peaks of expression per day between the ones identified in this thesis for LD and SD conditions. Also, in agreement with our results, this type of rhythmic patterns can be found in data generated from other organisms like </w:t>
      </w:r>
      <w:r>
        <w:rPr>
          <w:rFonts w:eastAsia="Times New Roman" w:cs="Times New Roman" w:ascii="Liberation Sans" w:hAnsi="Liberation Sans"/>
          <w:i/>
          <w:iCs/>
          <w:color w:val="000000"/>
          <w:sz w:val="24"/>
          <w:szCs w:val="24"/>
          <w:lang w:val="en-US" w:eastAsia="es-ES"/>
        </w:rPr>
        <w:t>Chlamydomonas</w:t>
      </w:r>
      <w:r>
        <w:rPr>
          <w:rFonts w:eastAsia="Times New Roman" w:cs="Times New Roman" w:ascii="Liberation Sans" w:hAnsi="Liberation Sans"/>
          <w:color w:val="000000"/>
          <w:sz w:val="24"/>
          <w:szCs w:val="24"/>
          <w:lang w:val="en-US" w:eastAsia="es-ES"/>
        </w:rPr>
        <w:t xml:space="preserve"> under neutral day (Zones et al., 2015)⁠. This suggests that, at least in </w:t>
      </w:r>
      <w:r>
        <w:rPr>
          <w:rFonts w:eastAsia="Times New Roman" w:cs="Times New Roman" w:ascii="Liberation Sans" w:hAnsi="Liberation Sans"/>
          <w:i/>
          <w:iCs/>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xml:space="preserve"> (and possibly other microalgae), there is an increasing number of genes that reach their maximum level of expression twice a day (every 12h) as the photoperiod get shorter although its biological role remains to be determined. </w:t>
      </w:r>
    </w:p>
    <w:p>
      <w:pPr>
        <w:pStyle w:val="Normal"/>
        <w:spacing w:lineRule="auto" w:line="360" w:before="0" w:after="140"/>
        <w:jc w:val="both"/>
        <w:rPr/>
      </w:pPr>
      <w:r>
        <w:rPr>
          <w:rFonts w:eastAsia="Times New Roman" w:cs="Times New Roman" w:ascii="Liberation Sans" w:hAnsi="Liberation Sans"/>
          <w:i w:val="false"/>
          <w:iCs w:val="false"/>
          <w:color w:val="000000"/>
          <w:sz w:val="24"/>
          <w:szCs w:val="24"/>
          <w:lang w:val="en-US" w:eastAsia="es-ES"/>
        </w:rPr>
        <w:t xml:space="preserve">Tides play a central role in the dynamics of the natural </w:t>
      </w:r>
      <w:r>
        <w:rPr>
          <w:rFonts w:eastAsia="Times New Roman" w:cs="Times New Roman" w:ascii="Liberation Sans" w:hAnsi="Liberation Sans"/>
          <w:i w:val="false"/>
          <w:iCs w:val="false"/>
          <w:color w:val="000000"/>
          <w:kern w:val="0"/>
          <w:sz w:val="24"/>
          <w:szCs w:val="24"/>
          <w:lang w:val="en-US" w:eastAsia="es-ES" w:bidi="ar-SA"/>
        </w:rPr>
        <w:t>environment</w:t>
      </w:r>
      <w:r>
        <w:rPr>
          <w:rFonts w:eastAsia="Times New Roman" w:cs="Times New Roman" w:ascii="Liberation Sans" w:hAnsi="Liberation Sans"/>
          <w:i w:val="false"/>
          <w:iCs w:val="false"/>
          <w:color w:val="000000"/>
          <w:sz w:val="24"/>
          <w:szCs w:val="24"/>
          <w:lang w:val="en-US" w:eastAsia="es-ES"/>
        </w:rPr>
        <w:t xml:space="preserve"> of </w:t>
      </w:r>
      <w:r>
        <w:rPr>
          <w:rFonts w:eastAsia="Times New Roman" w:cs="Times New Roman" w:ascii="Liberation Sans" w:hAnsi="Liberation Sans"/>
          <w:i/>
          <w:iCs/>
          <w:color w:val="000000"/>
          <w:sz w:val="24"/>
          <w:szCs w:val="24"/>
          <w:lang w:val="en-US" w:eastAsia="es-ES"/>
        </w:rPr>
        <w:t xml:space="preserve"> Ostreococcus</w:t>
      </w:r>
      <w:r>
        <w:rPr>
          <w:rFonts w:eastAsia="Times New Roman" w:cs="Times New Roman" w:ascii="Liberation Sans" w:hAnsi="Liberation Sans"/>
          <w:color w:val="000000"/>
          <w:sz w:val="24"/>
          <w:szCs w:val="24"/>
          <w:lang w:val="en-US" w:eastAsia="es-ES"/>
        </w:rPr>
        <w:t xml:space="preserve"> as a marine organism. Tides take place following rhythms of approximately 12 h  and can give rise to circatidal gene expression patterns. These rhythms must persists under free running conditions. This was discarded in our case since  the observed 12 h period rhythmic gene expression profiles  in </w:t>
      </w:r>
      <w:r>
        <w:rPr>
          <w:rFonts w:eastAsia="Times New Roman" w:cs="Times New Roman" w:ascii="Liberation Sans" w:hAnsi="Liberation Sans"/>
          <w:i/>
          <w:iCs/>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xml:space="preserve"> transcriptome under SD are not maintained under free-running conditions. Instead, bimodality </w:t>
      </w:r>
      <w:r>
        <w:rPr>
          <w:rFonts w:eastAsia="Times New Roman" w:cs="Times New Roman" w:ascii="Liberation Sans" w:hAnsi="Liberation Sans"/>
          <w:color w:val="000000"/>
          <w:kern w:val="0"/>
          <w:sz w:val="24"/>
          <w:szCs w:val="24"/>
          <w:lang w:val="en-US" w:eastAsia="es-ES" w:bidi="ar-SA"/>
        </w:rPr>
        <w:t>disappears and only</w:t>
      </w:r>
      <w:r>
        <w:rPr>
          <w:rFonts w:eastAsia="Times New Roman" w:cs="Times New Roman" w:ascii="Liberation Sans" w:hAnsi="Liberation Sans"/>
          <w:color w:val="000000"/>
          <w:sz w:val="24"/>
          <w:szCs w:val="24"/>
          <w:lang w:val="en-US" w:eastAsia="es-ES"/>
        </w:rPr>
        <w:t xml:space="preserve"> one of the expression peaks  was maintained under constant light whereas the other one persisted only under constant darkness (Fig. 26-C). </w:t>
      </w:r>
    </w:p>
    <w:p>
      <w:pPr>
        <w:pStyle w:val="Normal"/>
        <w:spacing w:lineRule="auto" w:line="360" w:before="0" w:after="140"/>
        <w:jc w:val="both"/>
        <w:rPr/>
      </w:pPr>
      <w:r>
        <w:rPr>
          <w:rFonts w:eastAsia="Times New Roman" w:cs="Times New Roman" w:ascii="Liberation Sans" w:hAnsi="Liberation Sans"/>
          <w:color w:val="000000"/>
          <w:sz w:val="24"/>
          <w:szCs w:val="24"/>
          <w:lang w:val="en-US" w:eastAsia="es-ES"/>
        </w:rPr>
        <w:t xml:space="preserve">Our results suggest that the seasonal effect observed over the transcriptome of </w:t>
      </w:r>
      <w:r>
        <w:rPr>
          <w:rFonts w:eastAsia="Times New Roman" w:cs="Times New Roman" w:ascii="Liberation Sans" w:hAnsi="Liberation Sans"/>
          <w:i/>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xml:space="preserve"> is not a self-sustained 12 h rhythm, but a combination of two distinct rhythmic profiles: one dependent on the photoperiod (maintaining its rhythmicity only under LL) and another one sustained by the skotoperiod (maintaining its rhythmicity only under DD). This was supported by a decomposition performed over the bimodal gene expression profiles present under SD conditions into two co-sinusoidal unimodal profiles. Indeed, each  one of the profiles was coincident with the one maintained under LL and DD respectively. Moreover, this decomposition produces a possible explanation for the presence of bimodality under SD conditions and its absence under LD conditions. Whereas the light-dependent expression profile does not change as the photoperiod shortens the dark-dependent expression profile is shifted as the skotoperiod </w:t>
      </w:r>
      <w:r>
        <w:rPr>
          <w:rFonts w:eastAsia="Times New Roman" w:cs="Times New Roman" w:ascii="Liberation Sans" w:hAnsi="Liberation Sans"/>
          <w:color w:val="000000"/>
          <w:kern w:val="0"/>
          <w:sz w:val="24"/>
          <w:szCs w:val="24"/>
          <w:lang w:val="en-US" w:eastAsia="es-ES" w:bidi="ar-SA"/>
        </w:rPr>
        <w:t xml:space="preserve">lengthens. In this way, under LD both profiles are coincident in phase and they cannot be distinguished from one another. Nevertheless, as the skotoperiod lengthens the phase of the dark-dependent profile is shifted. Therefore, both profiles become out of phase under SD conditions unveiling a joint but independent regulation exerted by the photoperiod and skotoperiod in the expression of the corresponding gene. </w:t>
      </w:r>
      <w:r>
        <w:rPr>
          <w:rFonts w:eastAsia="Times New Roman" w:cs="Times New Roman" w:ascii="Liberation Sans" w:hAnsi="Liberation Sans"/>
          <w:color w:val="000000"/>
          <w:sz w:val="24"/>
          <w:szCs w:val="24"/>
          <w:lang w:val="en-US" w:eastAsia="es-ES"/>
        </w:rPr>
        <w:t xml:space="preserve">(Fig. 26-C). </w:t>
      </w:r>
    </w:p>
    <w:p>
      <w:pPr>
        <w:pStyle w:val="Normal"/>
        <w:spacing w:lineRule="auto" w:line="360" w:before="0" w:after="140"/>
        <w:jc w:val="both"/>
        <w:rPr/>
      </w:pPr>
      <w:commentRangeStart w:id="54"/>
      <w:r>
        <w:rPr/>
        <w:drawing>
          <wp:inline distT="0" distB="0" distL="0" distR="0">
            <wp:extent cx="6118860" cy="8229600"/>
            <wp:effectExtent l="0" t="0" r="0" b="0"/>
            <wp:docPr id="8" name="Imagen 2" descr="C:\Users\mggonza\AppData\Local\Microsoft\Windows\INetCache\Content.MSO\A686A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2" descr="C:\Users\mggonza\AppData\Local\Microsoft\Windows\INetCache\Content.MSO\A686AFB.tmp"/>
                    <pic:cNvPicPr>
                      <a:picLocks noChangeAspect="1" noChangeArrowheads="1"/>
                    </pic:cNvPicPr>
                  </pic:nvPicPr>
                  <pic:blipFill>
                    <a:blip r:embed="rId9"/>
                    <a:stretch>
                      <a:fillRect/>
                    </a:stretch>
                  </pic:blipFill>
                  <pic:spPr bwMode="auto">
                    <a:xfrm>
                      <a:off x="0" y="0"/>
                      <a:ext cx="6118860" cy="8229600"/>
                    </a:xfrm>
                    <a:prstGeom prst="rect">
                      <a:avLst/>
                    </a:prstGeom>
                  </pic:spPr>
                </pic:pic>
              </a:graphicData>
            </a:graphic>
          </wp:inline>
        </w:drawing>
      </w:r>
      <w:commentRangeEnd w:id="54"/>
      <w:r>
        <w:commentReference w:id="54"/>
      </w:r>
      <w:r>
        <w:rPr/>
      </w:r>
    </w:p>
    <w:p>
      <w:pPr>
        <w:pStyle w:val="Normal"/>
        <w:keepNext w:val="true"/>
        <w:numPr>
          <w:ilvl w:val="0"/>
          <w:numId w:val="7"/>
        </w:numPr>
        <w:tabs>
          <w:tab w:val="clear" w:pos="708"/>
          <w:tab w:val="left" w:pos="0" w:leader="none"/>
        </w:tabs>
        <w:spacing w:lineRule="auto" w:line="240" w:before="120" w:after="120"/>
        <w:outlineLvl w:val="3"/>
        <w:rPr/>
      </w:pPr>
      <w:bookmarkStart w:id="8" w:name="__RefHeading___Toc14796_1371221409"/>
      <w:bookmarkEnd w:id="8"/>
      <w:r>
        <w:rPr>
          <w:rFonts w:eastAsia="Times New Roman" w:cs="Times New Roman" w:ascii="Liberation Sans" w:hAnsi="Liberation Sans"/>
          <w:b/>
          <w:bCs/>
          <w:i/>
          <w:iCs/>
          <w:color w:val="000000"/>
          <w:sz w:val="26"/>
          <w:szCs w:val="26"/>
          <w:lang w:val="en-US" w:eastAsia="es-ES"/>
        </w:rPr>
        <w:t>Seasonal cycles induce</w:t>
      </w:r>
      <w:ins w:id="90" w:author="MERCEDES GARCIA GONZALEZ" w:date="2022-12-14T13:36:00Z">
        <w:r>
          <w:rPr>
            <w:rFonts w:eastAsia="Times New Roman" w:cs="Times New Roman" w:ascii="Liberation Sans" w:hAnsi="Liberation Sans"/>
            <w:b/>
            <w:bCs/>
            <w:i/>
            <w:iCs/>
            <w:color w:val="000000"/>
            <w:sz w:val="26"/>
            <w:szCs w:val="26"/>
            <w:lang w:val="en-US" w:eastAsia="es-ES"/>
          </w:rPr>
          <w:t>s</w:t>
        </w:r>
      </w:ins>
      <w:del w:id="91" w:author="MERCEDES GARCIA GONZALEZ" w:date="2022-12-14T13:36:00Z">
        <w:r>
          <w:rPr>
            <w:rFonts w:eastAsia="Times New Roman" w:cs="Times New Roman" w:ascii="Liberation Sans" w:hAnsi="Liberation Sans"/>
            <w:b/>
            <w:bCs/>
            <w:i/>
            <w:iCs/>
            <w:color w:val="000000"/>
            <w:sz w:val="26"/>
            <w:szCs w:val="26"/>
            <w:lang w:val="en-US" w:eastAsia="es-ES"/>
          </w:rPr>
          <w:delText>d</w:delText>
        </w:r>
      </w:del>
      <w:r>
        <w:rPr>
          <w:rFonts w:eastAsia="Times New Roman" w:cs="Times New Roman" w:ascii="Liberation Sans" w:hAnsi="Liberation Sans"/>
          <w:b/>
          <w:bCs/>
          <w:i/>
          <w:iCs/>
          <w:color w:val="000000"/>
          <w:sz w:val="26"/>
          <w:szCs w:val="26"/>
          <w:lang w:val="en-US" w:eastAsia="es-ES"/>
        </w:rPr>
        <w:t xml:space="preserve"> distinct temporal transcriptional programs organizing biological processes during </w:t>
      </w:r>
      <w:r>
        <w:rPr>
          <w:rFonts w:eastAsia="Times New Roman" w:cs="Times New Roman" w:ascii="Liberation Sans" w:hAnsi="Liberation Sans"/>
          <w:b/>
          <w:bCs/>
          <w:i/>
          <w:iCs/>
          <w:color w:val="000000"/>
          <w:sz w:val="26"/>
          <w:szCs w:val="26"/>
          <w:highlight w:val="yellow"/>
          <w:lang w:val="en-US" w:eastAsia="es-ES"/>
          <w:rPrChange w:id="0" w:author="MERCEDES GARCIA GONZALEZ" w:date="2022-12-14T13:36:00Z"/>
        </w:rPr>
        <w:t>diurnal</w:t>
      </w:r>
      <w:r>
        <w:rPr>
          <w:rFonts w:eastAsia="Times New Roman" w:cs="Times New Roman" w:ascii="Liberation Sans" w:hAnsi="Liberation Sans"/>
          <w:b/>
          <w:bCs/>
          <w:i/>
          <w:iCs/>
          <w:color w:val="000000"/>
          <w:sz w:val="26"/>
          <w:szCs w:val="26"/>
          <w:lang w:val="en-US" w:eastAsia="es-ES"/>
        </w:rPr>
        <w:t xml:space="preserve"> cycles</w:t>
      </w:r>
    </w:p>
    <w:p>
      <w:pPr>
        <w:pStyle w:val="Normal"/>
        <w:spacing w:lineRule="auto" w:line="360" w:before="0" w:after="140"/>
        <w:jc w:val="both"/>
        <w:rPr/>
      </w:pPr>
      <w:r>
        <w:rPr>
          <w:rFonts w:eastAsia="Times New Roman" w:cs="Times New Roman" w:ascii="Liberation Sans" w:hAnsi="Liberation Sans"/>
          <w:color w:val="000000"/>
          <w:sz w:val="24"/>
          <w:szCs w:val="24"/>
          <w:lang w:val="en-US" w:eastAsia="es-ES"/>
        </w:rPr>
        <w:t xml:space="preserve">In order to determine the temporal organisation of the transcriptional program in Ostreococcus under summer LD and winter SD conditions, genes were clustered depending on their phase or time of maximum expression level. A functional enrichment analysis of the resulting gene clusters  revealed  the cellular processes activated at the transcriptomic level in each temporal point </w:t>
      </w:r>
      <w:commentRangeStart w:id="55"/>
      <w:r>
        <w:rPr>
          <w:rFonts w:eastAsia="Times New Roman" w:cs="Times New Roman" w:ascii="Liberation Sans" w:hAnsi="Liberation Sans"/>
          <w:color w:val="000000"/>
          <w:sz w:val="24"/>
          <w:szCs w:val="24"/>
          <w:lang w:val="en-US" w:eastAsia="es-ES"/>
        </w:rPr>
        <w:t>(supp 8 y 9 incluir estas dos figuras en el texto principal cada una en una página)</w:t>
      </w:r>
      <w:r>
        <w:rPr/>
      </w:r>
      <w:commentRangeEnd w:id="55"/>
      <w:r>
        <w:commentReference w:id="55"/>
      </w:r>
      <w:r>
        <w:rPr>
          <w:rFonts w:eastAsia="Times New Roman" w:cs="Times New Roman" w:ascii="Liberation Sans" w:hAnsi="Liberation Sans"/>
          <w:color w:val="000000"/>
          <w:sz w:val="24"/>
          <w:szCs w:val="24"/>
          <w:lang w:val="en-US" w:eastAsia="es-ES"/>
        </w:rPr>
        <w:t xml:space="preserve">. Focusing on the most enriched processes in each time point, a transcriptional temporal map of </w:t>
      </w:r>
      <w:r>
        <w:rPr>
          <w:rFonts w:eastAsia="Times New Roman" w:cs="Times New Roman" w:ascii="Liberation Sans" w:hAnsi="Liberation Sans"/>
          <w:i/>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xml:space="preserve"> under each photoperiod is illustrated in Fig. 27. </w:t>
      </w:r>
    </w:p>
    <w:p>
      <w:pPr>
        <w:pStyle w:val="Normal"/>
        <w:spacing w:lineRule="auto" w:line="360" w:before="0" w:after="140"/>
        <w:jc w:val="both"/>
        <w:rPr/>
      </w:pPr>
      <w:r>
        <w:rPr/>
        <w:drawing>
          <wp:inline distT="0" distB="0" distL="0" distR="0">
            <wp:extent cx="6118860" cy="5890260"/>
            <wp:effectExtent l="0" t="0" r="0" b="0"/>
            <wp:docPr id="9" name="Imagen 1" descr="C:\Users\mggonza\AppData\Local\Microsoft\Windows\INetCache\Content.MSO\596239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 descr="C:\Users\mggonza\AppData\Local\Microsoft\Windows\INetCache\Content.MSO\596239C1.tmp"/>
                    <pic:cNvPicPr>
                      <a:picLocks noChangeAspect="1" noChangeArrowheads="1"/>
                    </pic:cNvPicPr>
                  </pic:nvPicPr>
                  <pic:blipFill>
                    <a:blip r:embed="rId10"/>
                    <a:stretch>
                      <a:fillRect/>
                    </a:stretch>
                  </pic:blipFill>
                  <pic:spPr bwMode="auto">
                    <a:xfrm>
                      <a:off x="0" y="0"/>
                      <a:ext cx="6118860" cy="5890260"/>
                    </a:xfrm>
                    <a:prstGeom prst="rect">
                      <a:avLst/>
                    </a:prstGeom>
                  </pic:spPr>
                </pic:pic>
              </a:graphicData>
            </a:graphic>
          </wp:inline>
        </w:drawing>
      </w:r>
    </w:p>
    <w:p>
      <w:pPr>
        <w:pStyle w:val="Normal"/>
        <w:spacing w:lineRule="auto" w:line="360" w:before="0" w:after="140"/>
        <w:jc w:val="both"/>
        <w:rPr/>
      </w:pPr>
      <w:r>
        <w:rPr>
          <w:rFonts w:eastAsia="Times New Roman" w:cs="Times New Roman" w:ascii="Liberation Sans" w:hAnsi="Liberation Sans"/>
          <w:color w:val="000000"/>
          <w:sz w:val="24"/>
          <w:szCs w:val="24"/>
          <w:lang w:val="en-US" w:eastAsia="es-ES"/>
        </w:rPr>
        <w:t xml:space="preserve">During summer days (Fig. 27-A), </w:t>
      </w:r>
      <w:r>
        <w:rPr>
          <w:rFonts w:eastAsia="Times New Roman" w:cs="Times New Roman" w:ascii="Liberation Sans" w:hAnsi="Liberation Sans"/>
          <w:i/>
          <w:iCs/>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xml:space="preserve"> activates genes involved in RNA processing and ribosome biogenesis at dawn (ZT0). Examples for such genes are </w:t>
      </w:r>
      <w:r>
        <w:rPr>
          <w:rFonts w:eastAsia="Times New Roman" w:cs="Times New Roman" w:ascii="Liberation Sans" w:hAnsi="Liberation Sans"/>
          <w:i/>
          <w:iCs/>
          <w:color w:val="000000"/>
          <w:sz w:val="24"/>
          <w:szCs w:val="24"/>
          <w:lang w:val="en-US" w:eastAsia="es-ES"/>
        </w:rPr>
        <w:t>U3 small nucleolar RNA-associated protein 14</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ostta04g00770</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Utp14</w:t>
      </w:r>
      <w:r>
        <w:rPr>
          <w:rFonts w:eastAsia="Times New Roman" w:cs="Times New Roman" w:ascii="Liberation Sans" w:hAnsi="Liberation Sans"/>
          <w:color w:val="000000"/>
          <w:sz w:val="24"/>
          <w:szCs w:val="24"/>
          <w:lang w:val="en-US" w:eastAsia="es-ES"/>
        </w:rPr>
        <w:t xml:space="preserve">) and the </w:t>
      </w:r>
      <w:r>
        <w:rPr>
          <w:rFonts w:eastAsia="Times New Roman" w:cs="Times New Roman" w:ascii="Liberation Sans" w:hAnsi="Liberation Sans"/>
          <w:i/>
          <w:iCs/>
          <w:color w:val="000000"/>
          <w:sz w:val="24"/>
          <w:szCs w:val="24"/>
          <w:lang w:val="en-US" w:eastAsia="es-ES"/>
        </w:rPr>
        <w:t>Ribosome Biogenesis Factor BMS1</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ostta05g01080</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BMS1</w:t>
      </w:r>
      <w:r>
        <w:rPr>
          <w:rFonts w:eastAsia="Times New Roman" w:cs="Times New Roman" w:ascii="Liberation Sans" w:hAnsi="Liberation Sans"/>
          <w:color w:val="000000"/>
          <w:sz w:val="24"/>
          <w:szCs w:val="24"/>
          <w:lang w:val="en-US" w:eastAsia="es-ES"/>
        </w:rPr>
        <w:t xml:space="preserve">) (Supp 8). During the first part of the morning (ZT4) </w:t>
      </w:r>
      <w:r>
        <w:rPr>
          <w:rFonts w:eastAsia="Times New Roman" w:cs="Times New Roman" w:ascii="Liberation Sans" w:hAnsi="Liberation Sans"/>
          <w:i/>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xml:space="preserve"> transcriptome is almost completely focused in genes involved in translation, such as </w:t>
      </w:r>
      <w:r>
        <w:rPr>
          <w:rFonts w:eastAsia="Times New Roman" w:cs="Times New Roman" w:ascii="Liberation Sans" w:hAnsi="Liberation Sans"/>
          <w:i/>
          <w:iCs/>
          <w:color w:val="000000"/>
          <w:sz w:val="24"/>
          <w:szCs w:val="24"/>
          <w:lang w:val="en-US" w:eastAsia="es-ES"/>
        </w:rPr>
        <w:t>eukaryotic Initiation Factor 2</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ostta03g02100</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eIF2</w:t>
      </w:r>
      <w:r>
        <w:rPr>
          <w:rFonts w:eastAsia="Times New Roman" w:cs="Times New Roman" w:ascii="Liberation Sans" w:hAnsi="Liberation Sans"/>
          <w:color w:val="000000"/>
          <w:sz w:val="24"/>
          <w:szCs w:val="24"/>
          <w:lang w:val="en-US" w:eastAsia="es-ES"/>
        </w:rPr>
        <w:t xml:space="preserve">) and </w:t>
      </w:r>
      <w:r>
        <w:rPr>
          <w:rFonts w:eastAsia="Times New Roman" w:cs="Times New Roman" w:ascii="Liberation Sans" w:hAnsi="Liberation Sans"/>
          <w:i/>
          <w:iCs/>
          <w:color w:val="000000"/>
          <w:sz w:val="24"/>
          <w:szCs w:val="24"/>
          <w:lang w:val="en-US" w:eastAsia="es-ES"/>
        </w:rPr>
        <w:t>translation elongation factor P</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ostta03g03015</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YeiP</w:t>
      </w:r>
      <w:r>
        <w:rPr>
          <w:rFonts w:eastAsia="Times New Roman" w:cs="Times New Roman" w:ascii="Liberation Sans" w:hAnsi="Liberation Sans"/>
          <w:color w:val="000000"/>
          <w:sz w:val="24"/>
          <w:szCs w:val="24"/>
          <w:lang w:val="en-US" w:eastAsia="es-ES"/>
        </w:rPr>
        <w:t xml:space="preserve">). The genes mainly involved in photosynthesis but also in carbohydrate metabolism reach their maximum expression level during midday, when irradiance is maximum (ZT8). Some of those genes are subunits of both photosystems: </w:t>
      </w:r>
      <w:r>
        <w:rPr>
          <w:rFonts w:eastAsia="Times New Roman" w:cs="Times New Roman" w:ascii="Liberation Sans" w:hAnsi="Liberation Sans"/>
          <w:i/>
          <w:iCs/>
          <w:color w:val="000000"/>
          <w:sz w:val="24"/>
          <w:szCs w:val="24"/>
          <w:lang w:val="en-US" w:eastAsia="es-ES"/>
        </w:rPr>
        <w:t>ostta01g03170</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PsbP</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ostta02g00580</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PsaL</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ostta02g02560</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PsbX</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ostta02g03860</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PsaE</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ostta04g01790</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PsaF</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ostta05g04560</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PsbR</w:t>
      </w:r>
      <w:r>
        <w:rPr>
          <w:rFonts w:eastAsia="Times New Roman" w:cs="Times New Roman" w:ascii="Liberation Sans" w:hAnsi="Liberation Sans"/>
          <w:color w:val="000000"/>
          <w:sz w:val="24"/>
          <w:szCs w:val="24"/>
          <w:lang w:val="en-US" w:eastAsia="es-ES"/>
        </w:rPr>
        <w:t xml:space="preserve">), etc. During the afternoon (ZT12), the activation of genes involved in DNA replication takes place. Some minichromosome maintenance proteins </w:t>
      </w:r>
      <w:r>
        <w:rPr>
          <w:rFonts w:eastAsia="Times New Roman" w:cs="Times New Roman" w:ascii="Liberation Sans" w:hAnsi="Liberation Sans"/>
          <w:i/>
          <w:iCs/>
          <w:color w:val="000000"/>
          <w:sz w:val="24"/>
          <w:szCs w:val="24"/>
          <w:lang w:val="en-US" w:eastAsia="es-ES"/>
        </w:rPr>
        <w:t xml:space="preserve">ostta01g02580 </w:t>
      </w:r>
      <w:r>
        <w:rPr>
          <w:rFonts w:eastAsia="Times New Roman" w:cs="Times New Roman" w:ascii="Liberation Sans" w:hAnsi="Liberation Sans"/>
          <w:i w:val="false"/>
          <w:iCs w:val="false"/>
          <w:color w:val="000000"/>
          <w:sz w:val="24"/>
          <w:szCs w:val="24"/>
          <w:lang w:val="en-US" w:eastAsia="es-ES"/>
        </w:rPr>
        <w:t>(</w:t>
      </w:r>
      <w:r>
        <w:rPr>
          <w:rFonts w:eastAsia="Times New Roman" w:cs="Times New Roman" w:ascii="Liberation Sans" w:hAnsi="Liberation Sans"/>
          <w:i/>
          <w:iCs/>
          <w:color w:val="000000"/>
          <w:sz w:val="24"/>
          <w:szCs w:val="24"/>
          <w:lang w:val="en-US" w:eastAsia="es-ES"/>
        </w:rPr>
        <w:t>MCM6</w:t>
      </w:r>
      <w:r>
        <w:rPr>
          <w:rFonts w:eastAsia="Times New Roman" w:cs="Times New Roman" w:ascii="Liberation Sans" w:hAnsi="Liberation Sans"/>
          <w:i w:val="false"/>
          <w:iCs w:val="false"/>
          <w:color w:val="000000"/>
          <w:sz w:val="24"/>
          <w:szCs w:val="24"/>
          <w:lang w:val="en-US" w:eastAsia="es-ES"/>
        </w:rPr>
        <w:t>)</w:t>
      </w:r>
      <w:r>
        <w:rPr>
          <w:rFonts w:eastAsia="Times New Roman" w:cs="Times New Roman" w:ascii="Liberation Sans" w:hAnsi="Liberation Sans"/>
          <w:color w:val="000000"/>
          <w:sz w:val="24"/>
          <w:szCs w:val="24"/>
          <w:lang w:val="en-US" w:eastAsia="es-ES"/>
        </w:rPr>
        <w:t xml:space="preserve"> and </w:t>
      </w:r>
      <w:r>
        <w:rPr>
          <w:rFonts w:eastAsia="Times New Roman" w:cs="Times New Roman" w:ascii="Liberation Sans" w:hAnsi="Liberation Sans"/>
          <w:i/>
          <w:iCs/>
          <w:color w:val="000000"/>
          <w:sz w:val="24"/>
          <w:szCs w:val="24"/>
          <w:lang w:val="en-US" w:eastAsia="es-ES"/>
        </w:rPr>
        <w:t xml:space="preserve">ostta05g01680 </w:t>
      </w:r>
      <w:r>
        <w:rPr>
          <w:rFonts w:eastAsia="Times New Roman" w:cs="Times New Roman" w:ascii="Liberation Sans" w:hAnsi="Liberation Sans"/>
          <w:i w:val="false"/>
          <w:iCs w:val="false"/>
          <w:color w:val="000000"/>
          <w:sz w:val="24"/>
          <w:szCs w:val="24"/>
          <w:lang w:val="en-US" w:eastAsia="es-ES"/>
        </w:rPr>
        <w:t>(</w:t>
      </w:r>
      <w:r>
        <w:rPr>
          <w:rFonts w:eastAsia="Times New Roman" w:cs="Times New Roman" w:ascii="Liberation Sans" w:hAnsi="Liberation Sans"/>
          <w:i/>
          <w:iCs/>
          <w:color w:val="000000"/>
          <w:sz w:val="24"/>
          <w:szCs w:val="24"/>
          <w:lang w:val="en-US" w:eastAsia="es-ES"/>
        </w:rPr>
        <w:t>MCM9</w:t>
      </w:r>
      <w:r>
        <w:rPr>
          <w:rFonts w:eastAsia="Times New Roman" w:cs="Times New Roman" w:ascii="Liberation Sans" w:hAnsi="Liberation Sans"/>
          <w:i w:val="false"/>
          <w:iCs w:val="false"/>
          <w:color w:val="000000"/>
          <w:sz w:val="24"/>
          <w:szCs w:val="24"/>
          <w:lang w:val="en-US" w:eastAsia="es-ES"/>
        </w:rPr>
        <w:t>)</w:t>
      </w:r>
      <w:r>
        <w:rPr>
          <w:rFonts w:eastAsia="Times New Roman" w:cs="Times New Roman" w:ascii="Liberation Sans" w:hAnsi="Liberation Sans"/>
          <w:color w:val="000000"/>
          <w:sz w:val="24"/>
          <w:szCs w:val="24"/>
          <w:lang w:val="en-US" w:eastAsia="es-ES"/>
        </w:rPr>
        <w:t xml:space="preserve">) are found, as well as the </w:t>
      </w:r>
      <w:r>
        <w:rPr>
          <w:rFonts w:eastAsia="Times New Roman" w:cs="Times New Roman" w:ascii="Liberation Sans" w:hAnsi="Liberation Sans"/>
          <w:i/>
          <w:iCs/>
          <w:color w:val="000000"/>
          <w:sz w:val="24"/>
          <w:szCs w:val="24"/>
          <w:lang w:val="en-US" w:eastAsia="es-ES"/>
        </w:rPr>
        <w:t>proliferating cell nuclear antigen</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ostta06g02890</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PCNA</w:t>
      </w:r>
      <w:r>
        <w:rPr>
          <w:rFonts w:eastAsia="Times New Roman" w:cs="Times New Roman" w:ascii="Liberation Sans" w:hAnsi="Liberation Sans"/>
          <w:color w:val="000000"/>
          <w:sz w:val="24"/>
          <w:szCs w:val="24"/>
          <w:lang w:val="en-US" w:eastAsia="es-ES"/>
        </w:rPr>
        <w:t xml:space="preserve">) which is central to the DNA replication process. Intracellular transport and cellular respiration are the two most prominent biological processes whose genes reach their maximum expression level at dusk (ZT16) under LD conditions. Genes like </w:t>
      </w:r>
      <w:r>
        <w:rPr>
          <w:rFonts w:eastAsia="Times New Roman" w:cs="Times New Roman" w:ascii="Liberation Sans" w:hAnsi="Liberation Sans"/>
          <w:i/>
          <w:iCs/>
          <w:color w:val="000000"/>
          <w:sz w:val="24"/>
          <w:szCs w:val="24"/>
          <w:lang w:val="en-US" w:eastAsia="es-ES"/>
        </w:rPr>
        <w:t>lysophospholipases ostta01g04440</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CLC</w:t>
      </w:r>
      <w:r>
        <w:rPr>
          <w:rFonts w:eastAsia="Times New Roman" w:cs="Times New Roman" w:ascii="Liberation Sans" w:hAnsi="Liberation Sans"/>
          <w:color w:val="000000"/>
          <w:sz w:val="24"/>
          <w:szCs w:val="24"/>
          <w:lang w:val="en-US" w:eastAsia="es-ES"/>
        </w:rPr>
        <w:t xml:space="preserve">) or </w:t>
      </w:r>
      <w:r>
        <w:rPr>
          <w:rFonts w:eastAsia="Times New Roman" w:cs="Times New Roman" w:ascii="Liberation Sans" w:hAnsi="Liberation Sans"/>
          <w:i/>
          <w:iCs/>
          <w:color w:val="000000"/>
          <w:sz w:val="24"/>
          <w:szCs w:val="24"/>
          <w:lang w:val="en-US" w:eastAsia="es-ES"/>
        </w:rPr>
        <w:t>nucleoporins</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ostta14g02210</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Nup133</w:t>
      </w:r>
      <w:r>
        <w:rPr>
          <w:rFonts w:eastAsia="Times New Roman" w:cs="Times New Roman" w:ascii="Liberation Sans" w:hAnsi="Liberation Sans"/>
          <w:color w:val="000000"/>
          <w:sz w:val="24"/>
          <w:szCs w:val="24"/>
          <w:lang w:val="en-US" w:eastAsia="es-ES"/>
        </w:rPr>
        <w:t xml:space="preserve">) are some examples for this time point. Finally, during midnight, </w:t>
      </w:r>
      <w:r>
        <w:rPr>
          <w:rFonts w:eastAsia="Times New Roman" w:cs="Times New Roman" w:ascii="Liberation Sans" w:hAnsi="Liberation Sans"/>
          <w:i/>
          <w:iCs/>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xml:space="preserve"> focuses on expressing genes involved mainly in cellular amino acid metabolic process, like </w:t>
      </w:r>
      <w:r>
        <w:rPr>
          <w:rFonts w:eastAsia="Times New Roman" w:cs="Times New Roman" w:ascii="Liberation Sans" w:hAnsi="Liberation Sans"/>
          <w:i/>
          <w:iCs/>
          <w:color w:val="000000"/>
          <w:sz w:val="24"/>
          <w:szCs w:val="24"/>
          <w:lang w:val="en-US" w:eastAsia="es-ES"/>
        </w:rPr>
        <w:t>3-Deoxy-D-arabinoheptulosonate 7-phosphate</w:t>
      </w:r>
      <w:r>
        <w:rPr>
          <w:rFonts w:eastAsia="Times New Roman" w:cs="Times New Roman" w:ascii="Liberation Sans" w:hAnsi="Liberation Sans"/>
          <w:color w:val="000000"/>
          <w:sz w:val="24"/>
          <w:szCs w:val="24"/>
          <w:lang w:val="en-US" w:eastAsia="es-ES"/>
        </w:rPr>
        <w:t xml:space="preserve"> () </w:t>
      </w:r>
      <w:r>
        <w:rPr>
          <w:rFonts w:eastAsia="Times New Roman" w:cs="Times New Roman" w:ascii="Liberation Sans" w:hAnsi="Liberation Sans"/>
          <w:i/>
          <w:iCs/>
          <w:color w:val="000000"/>
          <w:sz w:val="24"/>
          <w:szCs w:val="24"/>
          <w:lang w:val="en-US" w:eastAsia="es-ES"/>
        </w:rPr>
        <w:t>synthase</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ostta06g03270</w:t>
      </w:r>
      <w:r>
        <w:rPr>
          <w:rFonts w:eastAsia="Times New Roman" w:cs="Times New Roman" w:ascii="Liberation Sans" w:hAnsi="Liberation Sans"/>
          <w:color w:val="000000"/>
          <w:sz w:val="24"/>
          <w:szCs w:val="24"/>
          <w:lang w:val="en-US" w:eastAsia="es-ES"/>
        </w:rPr>
        <w:t>, (</w:t>
      </w:r>
      <w:r>
        <w:rPr>
          <w:rFonts w:eastAsia="Times New Roman" w:cs="Times New Roman" w:ascii="Liberation Sans" w:hAnsi="Liberation Sans"/>
          <w:i/>
          <w:iCs/>
          <w:color w:val="000000"/>
          <w:sz w:val="24"/>
          <w:szCs w:val="24"/>
          <w:lang w:val="en-US" w:eastAsia="es-ES"/>
        </w:rPr>
        <w:t>DAHP</w:t>
      </w:r>
      <w:r>
        <w:rPr>
          <w:rFonts w:eastAsia="Times New Roman" w:cs="Times New Roman" w:ascii="Liberation Sans" w:hAnsi="Liberation Sans"/>
          <w:color w:val="000000"/>
          <w:sz w:val="24"/>
          <w:szCs w:val="24"/>
          <w:lang w:val="en-US" w:eastAsia="es-ES"/>
        </w:rPr>
        <w:t>) which encodes the first enzyme in the biosynthesis of the amino acids phenylalanine, tyrosine and tryptophan.</w:t>
      </w:r>
    </w:p>
    <w:p>
      <w:pPr>
        <w:pStyle w:val="Normal"/>
        <w:spacing w:lineRule="auto" w:line="360" w:before="0" w:after="140"/>
        <w:jc w:val="both"/>
        <w:rPr/>
      </w:pP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color w:val="000000"/>
          <w:sz w:val="24"/>
          <w:szCs w:val="24"/>
          <w:lang w:val="en-US" w:eastAsia="es-ES"/>
        </w:rPr>
        <w:t xml:space="preserve">During winter days, the most prominent biological process whose genes reach their maximum expression level at dawn (ZT0) is protein catabolism. Examples for such genes are </w:t>
      </w:r>
      <w:commentRangeStart w:id="56"/>
      <w:r>
        <w:rPr>
          <w:rFonts w:eastAsia="Times New Roman" w:cs="Times New Roman" w:ascii="Liberation Sans" w:hAnsi="Liberation Sans"/>
          <w:i/>
          <w:iCs/>
          <w:color w:val="000000"/>
          <w:sz w:val="24"/>
          <w:szCs w:val="24"/>
          <w:lang w:val="en-US" w:eastAsia="es-ES"/>
        </w:rPr>
        <w:t>Signal transduction Histidine Kinase</w:t>
      </w:r>
      <w:r>
        <w:rPr>
          <w:rFonts w:eastAsia="Times New Roman" w:cs="Times New Roman" w:ascii="Liberation Sans" w:hAnsi="Liberation Sans"/>
          <w:color w:val="000000"/>
          <w:sz w:val="24"/>
          <w:szCs w:val="24"/>
          <w:lang w:val="en-US" w:eastAsia="es-ES"/>
        </w:rPr>
        <w:t xml:space="preserve"> </w:t>
      </w:r>
      <w:r>
        <w:rPr/>
      </w:r>
      <w:commentRangeEnd w:id="56"/>
      <w:r>
        <w:commentReference w:id="56"/>
      </w:r>
      <w:r>
        <w:rPr>
          <w:rFonts w:eastAsia="Times New Roman" w:cs="Times New Roman" w:ascii="Liberation Sans" w:hAnsi="Liberation Sans"/>
          <w:i/>
          <w:iCs/>
          <w:color w:val="000000"/>
          <w:sz w:val="24"/>
          <w:szCs w:val="24"/>
          <w:lang w:val="en-US" w:eastAsia="es-ES"/>
        </w:rPr>
        <w:t>ostta09g02190</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HK</w:t>
      </w:r>
      <w:r>
        <w:rPr>
          <w:rFonts w:eastAsia="Times New Roman" w:cs="Times New Roman" w:ascii="Liberation Sans" w:hAnsi="Liberation Sans"/>
          <w:color w:val="000000"/>
          <w:sz w:val="24"/>
          <w:szCs w:val="24"/>
          <w:lang w:val="en-US" w:eastAsia="es-ES"/>
        </w:rPr>
        <w:t xml:space="preserve">), or </w:t>
      </w:r>
      <w:r>
        <w:rPr>
          <w:rFonts w:eastAsia="Times New Roman" w:cs="Times New Roman" w:ascii="Liberation Sans" w:hAnsi="Liberation Sans"/>
          <w:i/>
          <w:iCs/>
          <w:color w:val="000000"/>
          <w:sz w:val="24"/>
          <w:szCs w:val="24"/>
          <w:lang w:val="en-US" w:eastAsia="es-ES"/>
        </w:rPr>
        <w:t>Ubiquitin Fusion Degradation protein</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ostta09g00750</w:t>
      </w:r>
      <w:r>
        <w:rPr>
          <w:rFonts w:eastAsia="Times New Roman" w:cs="Times New Roman" w:ascii="Liberation Sans" w:hAnsi="Liberation Sans"/>
          <w:color w:val="000000"/>
          <w:sz w:val="24"/>
          <w:szCs w:val="24"/>
          <w:lang w:val="en-US" w:eastAsia="es-ES"/>
        </w:rPr>
        <w:t xml:space="preserve"> (</w:t>
      </w:r>
      <w:r>
        <w:rPr>
          <w:rFonts w:eastAsia="Times New Roman" w:cs="Times New Roman" w:ascii="Liberation Sans" w:hAnsi="Liberation Sans"/>
          <w:i/>
          <w:iCs/>
          <w:color w:val="000000"/>
          <w:sz w:val="24"/>
          <w:szCs w:val="24"/>
          <w:lang w:val="en-US" w:eastAsia="es-ES"/>
        </w:rPr>
        <w:t>UFD</w:t>
      </w:r>
      <w:r>
        <w:rPr>
          <w:rFonts w:eastAsia="Times New Roman" w:cs="Times New Roman" w:ascii="Liberation Sans" w:hAnsi="Liberation Sans"/>
          <w:color w:val="000000"/>
          <w:sz w:val="24"/>
          <w:szCs w:val="24"/>
          <w:lang w:val="en-US" w:eastAsia="es-ES"/>
        </w:rPr>
        <w:t xml:space="preserve">). In agreement with what was observed in summer, genes having their peak of expression during midday (which in winter takes place at ZT4, maximum irradiance) are involved in photosynthesis. Once again, genes encoding photosystems subunits are clustered in this time point. Under SD conditions, dusk takes place at ZT8., Genes involved in DNA replication show their maximum level of expression during this time point. The same genes used as an example in LD are found also in SD but anticipating their peak of expression 4h. Then, RNA processing and ribosome biogenesis are the two most prominent biological processes early during the night (ZT12), showing an anticipation of 12h compared with LD temporal program. In addition, genes involved in translation also show a 12h anticipation reaching its maximum expression level during midnight (ZT16). Under LD photoperiod, genes involved in </w:t>
      </w:r>
      <w:commentRangeStart w:id="57"/>
      <w:r>
        <w:rPr>
          <w:rFonts w:eastAsia="Times New Roman" w:cs="Times New Roman" w:ascii="Liberation Sans" w:hAnsi="Liberation Sans"/>
          <w:color w:val="000000"/>
          <w:sz w:val="24"/>
          <w:szCs w:val="24"/>
          <w:lang w:val="en-US" w:eastAsia="es-ES"/>
        </w:rPr>
        <w:t xml:space="preserve">aminoacids biosyntheticc processes </w:t>
      </w:r>
      <w:r>
        <w:rPr/>
      </w:r>
      <w:commentRangeEnd w:id="57"/>
      <w:r>
        <w:commentReference w:id="57"/>
      </w:r>
      <w:r>
        <w:rPr>
          <w:rFonts w:eastAsia="Times New Roman" w:cs="Times New Roman" w:ascii="Liberation Sans" w:hAnsi="Liberation Sans"/>
          <w:color w:val="000000"/>
          <w:sz w:val="24"/>
          <w:szCs w:val="24"/>
          <w:lang w:val="en-US" w:eastAsia="es-ES"/>
        </w:rPr>
        <w:t xml:space="preserve">reach their maximum expression level at ZT20, 8h before genes involved in translation show their expression peaks (ZT4). However, under SD photoperiod genes involved in both processes seems to reach their maximum expression level at the same time. Genes involved in photosynthesis and carbohydrate metabolism reach their maximum expression level at the same time under LD (ZT8), but they take place at two different times under SD. In this condition, genes involved in photosynthesis maintain their maximum level of expression at the maximum irradiance time (which correspond to ZT4 in SD).  However, genes involved in carbohydrate metabolism reach their maximum expression level 12 h later (after midnight at ZT20). This suggests that phase shifts globally observed over the transcriptome of </w:t>
      </w:r>
      <w:r>
        <w:rPr>
          <w:rFonts w:eastAsia="Times New Roman" w:cs="Times New Roman" w:ascii="Liberation Sans" w:hAnsi="Liberation Sans"/>
          <w:i/>
          <w:iCs/>
          <w:color w:val="000000"/>
          <w:sz w:val="24"/>
          <w:szCs w:val="24"/>
          <w:lang w:val="en-US" w:eastAsia="es-ES"/>
        </w:rPr>
        <w:t>Ostreococcus</w:t>
      </w:r>
      <w:r>
        <w:rPr>
          <w:rFonts w:eastAsia="Times New Roman" w:cs="Times New Roman" w:ascii="Liberation Sans" w:hAnsi="Liberation Sans"/>
          <w:color w:val="000000"/>
          <w:sz w:val="24"/>
          <w:szCs w:val="24"/>
          <w:lang w:val="en-US" w:eastAsia="es-ES"/>
        </w:rPr>
        <w:t> </w:t>
      </w:r>
      <w:r>
        <w:rPr>
          <w:rFonts w:eastAsia="Times New Roman" w:cs="Times New Roman" w:ascii="Liberation Sans" w:hAnsi="Liberation Sans"/>
          <w:i/>
          <w:iCs/>
          <w:color w:val="000000"/>
          <w:sz w:val="24"/>
          <w:szCs w:val="24"/>
          <w:lang w:val="en-US" w:eastAsia="es-ES"/>
        </w:rPr>
        <w:t>tauri</w:t>
      </w:r>
      <w:r>
        <w:rPr>
          <w:rFonts w:eastAsia="Times New Roman" w:cs="Times New Roman" w:ascii="Liberation Sans" w:hAnsi="Liberation Sans"/>
          <w:color w:val="000000"/>
          <w:sz w:val="24"/>
          <w:szCs w:val="24"/>
          <w:lang w:val="en-US" w:eastAsia="es-ES"/>
        </w:rPr>
        <w:t xml:space="preserve"> as an adaptation to photoperiods, not only consist in anticipating or delaying processes but also in a rearrangement of the complete temporal program.</w:t>
      </w:r>
    </w:p>
    <w:p>
      <w:pPr>
        <w:pStyle w:val="Normal"/>
        <w:spacing w:before="0" w:after="160"/>
        <w:rPr/>
      </w:pPr>
      <w:r>
        <w:rPr/>
      </w:r>
    </w:p>
    <w:sectPr>
      <w:type w:val="nextPage"/>
      <w:pgSz w:w="11906" w:h="16838"/>
      <w:pgMar w:left="1701" w:right="1701" w:header="0" w:top="1417" w:footer="0" w:bottom="1417" w:gutter="0"/>
      <w:pgNumType w:fmt="decimal"/>
      <w:formProt w:val="false"/>
      <w:textDirection w:val="lrTb"/>
      <w:docGrid w:type="default" w:linePitch="36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MERCEDES GARCIA GONZALEZ" w:date="2022-11-28T13:05:00Z" w:initials="MGG">
    <w:p>
      <w:r>
        <w:rPr>
          <w:rFonts w:ascii="Liberation Serif" w:hAnsi="Liberation Serif" w:eastAsia="DejaVu Sans" w:cs="DejaVu Sans"/>
          <w:sz w:val="24"/>
          <w:szCs w:val="24"/>
          <w:lang w:val="en-US" w:eastAsia="en-US" w:bidi="en-US"/>
        </w:rPr>
        <w:t>Con el objetivo de verificar la homogeneidad de las muestras tomadas en cada punto temporal.</w:t>
      </w:r>
    </w:p>
  </w:comment>
  <w:comment w:id="1" w:author="Autor desconocido" w:date="2023-05-02T14:15:11Z" w:initials="">
    <w:p>
      <w:r>
        <w:rPr>
          <w:rFonts w:ascii="Calibri" w:hAnsi="Calibri" w:eastAsia="Calibr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2"/>
          <w:u w:val="none"/>
          <w:vertAlign w:val="baseline"/>
          <w:em w:val="none"/>
          <w:lang w:val="en-US" w:eastAsia="en-US" w:bidi="ar-SA"/>
        </w:rPr>
        <w:t>Respuesta a MERCEDES GARCIA GONZALEZ (28/11/2022, 13:05): "..."</w:t>
      </w:r>
    </w:p>
    <w:p>
      <w:r>
        <w:rPr>
          <w:rFonts w:ascii="Liberation Serif" w:hAnsi="Liberation Serif" w:eastAsia="DejaVu Sans"/>
          <w:color w:val="000000"/>
          <w:sz w:val="20"/>
          <w:szCs w:val="24"/>
          <w:lang w:val="en-US" w:eastAsia="en-US" w:bidi="ar-SA"/>
        </w:rPr>
        <w:t>in order to ensure the homogeneity of the samples taken</w:t>
      </w:r>
    </w:p>
  </w:comment>
  <w:comment w:id="2" w:author="MERCEDES GARCIA GONZALEZ" w:date="2022-11-28T13:29:00Z" w:initials="MGG">
    <w:p>
      <w:r>
        <w:rPr>
          <w:rFonts w:ascii="Liberation Serif" w:hAnsi="Liberation Serif" w:eastAsia="DejaVu Sans" w:cs="DejaVu Sans"/>
          <w:sz w:val="24"/>
          <w:szCs w:val="24"/>
          <w:lang w:val="en-US" w:eastAsia="en-US" w:bidi="en-US"/>
        </w:rPr>
        <w:t>Figura 19</w:t>
      </w:r>
    </w:p>
    <w:p>
      <w:r>
        <w:rPr>
          <w:rFonts w:ascii="Liberation Serif" w:hAnsi="Liberation Serif" w:eastAsia="DejaVu Sans" w:cs="DejaVu Sans"/>
          <w:sz w:val="24"/>
          <w:szCs w:val="24"/>
          <w:lang w:val="en-US" w:eastAsia="en-US" w:bidi="en-US"/>
        </w:rPr>
        <w:t>Título debería ser: RNA reliability analysis</w:t>
      </w:r>
    </w:p>
    <w:p>
      <w:r>
        <w:rPr>
          <w:rFonts w:ascii="Liberation Serif" w:hAnsi="Liberation Serif" w:eastAsia="DejaVu Sans" w:cs="DejaVu Sans"/>
          <w:sz w:val="24"/>
          <w:szCs w:val="24"/>
          <w:lang w:val="en-US" w:eastAsia="en-US" w:bidi="en-US"/>
        </w:rPr>
        <w:t>El pie de la figura está cortado</w:t>
      </w:r>
    </w:p>
    <w:p>
      <w:r>
        <w:rPr>
          <w:rFonts w:ascii="Liberation Serif" w:hAnsi="Liberation Serif" w:eastAsia="DejaVu Sans" w:cs="DejaVu Sans"/>
          <w:sz w:val="24"/>
          <w:szCs w:val="24"/>
          <w:lang w:val="en-US" w:eastAsia="en-US" w:bidi="en-US"/>
        </w:rPr>
        <w:t>En la figura cada panel se nombra (1), (2), (3) y en el pie como A, B, C.</w:t>
      </w:r>
    </w:p>
    <w:p>
      <w:r>
        <w:rPr>
          <w:rFonts w:ascii="Liberation Serif" w:hAnsi="Liberation Serif" w:eastAsia="DejaVu Sans" w:cs="DejaVu Sans"/>
          <w:sz w:val="24"/>
          <w:szCs w:val="24"/>
          <w:lang w:val="en-US" w:eastAsia="en-US" w:bidi="en-US"/>
        </w:rPr>
        <w:t>Como en Chaper 1. No incluir los resultados ni su discusión. Solo describir la figura</w:t>
      </w:r>
    </w:p>
    <w:p>
      <w:r>
        <w:rPr>
          <w:rFonts w:ascii="Liberation Serif" w:hAnsi="Liberation Serif" w:eastAsia="DejaVu Sans"/>
          <w:sz w:val="24"/>
          <w:szCs w:val="24"/>
          <w:lang w:val="en-US" w:eastAsia="en-US" w:bidi="en-US"/>
        </w:rPr>
      </w:r>
    </w:p>
  </w:comment>
  <w:comment w:id="3" w:author="MERCEDES GARCIA GONZALEZ" w:date="2022-11-28T13:32:00Z" w:initials="MGG">
    <w:p>
      <w:r>
        <w:rPr>
          <w:rFonts w:ascii="Liberation Serif" w:hAnsi="Liberation Serif" w:eastAsia="DejaVu Sans" w:cs="DejaVu Sans"/>
          <w:sz w:val="24"/>
          <w:szCs w:val="24"/>
          <w:lang w:val="en-US" w:eastAsia="en-US" w:bidi="en-US"/>
        </w:rPr>
        <w:t>De forma general, sustituir “our” por “the” o “these”.</w:t>
      </w:r>
    </w:p>
    <w:p>
      <w:r>
        <w:rPr>
          <w:rFonts w:ascii="Liberation Serif" w:hAnsi="Liberation Serif" w:eastAsia="DejaVu Sans" w:cs="DejaVu Sans"/>
          <w:sz w:val="24"/>
          <w:szCs w:val="24"/>
          <w:lang w:val="en-US" w:eastAsia="en-US" w:bidi="en-US"/>
        </w:rPr>
        <w:t>Solo cuando discutas nuestros datos frente a los de otros se puede usar our.</w:t>
      </w:r>
    </w:p>
    <w:p>
      <w:r>
        <w:rPr>
          <w:rFonts w:ascii="Liberation Serif" w:hAnsi="Liberation Serif" w:eastAsia="DejaVu Sans"/>
          <w:sz w:val="24"/>
          <w:szCs w:val="24"/>
          <w:lang w:val="en-US" w:eastAsia="en-US" w:bidi="en-US"/>
        </w:rPr>
      </w:r>
    </w:p>
  </w:comment>
  <w:comment w:id="4" w:author="Autor desconocido" w:date="2023-04-27T22:48:03Z" w:initials="">
    <w:p>
      <w:r>
        <w:rPr>
          <w:rFont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en-US" w:eastAsia="en-US" w:bidi="ar-SA"/>
        </w:rPr>
        <w:t>Dejo las s o las quito?</w:t>
      </w:r>
    </w:p>
  </w:comment>
  <w:comment w:id="5" w:author="MERCEDES GARCIA GONZALEZ" w:date="2022-11-28T14:04:00Z" w:initials="MGG">
    <w:p>
      <w:r>
        <w:rPr>
          <w:rFonts w:ascii="Liberation Serif" w:hAnsi="Liberation Serif" w:eastAsia="DejaVu Sans" w:cs="DejaVu Sans"/>
          <w:sz w:val="24"/>
          <w:szCs w:val="24"/>
          <w:lang w:val="en-US" w:eastAsia="en-US" w:bidi="en-US"/>
        </w:rPr>
        <w:t>Los perfiles de expresión ¿no son diarios? (mejor que diurnos) DUDA</w:t>
      </w:r>
    </w:p>
    <w:p>
      <w:r>
        <w:rPr>
          <w:rFonts w:ascii="Liberation Serif" w:hAnsi="Liberation Serif" w:eastAsia="DejaVu Sans" w:cs="DejaVu Sans"/>
          <w:sz w:val="24"/>
          <w:szCs w:val="24"/>
          <w:lang w:val="en-US" w:eastAsia="en-US" w:bidi="en-US"/>
        </w:rPr>
        <w:t>Diurno suena a lo contrario de nocturno y creo que nos referimos a los ciclos diarios completos</w:t>
      </w:r>
    </w:p>
  </w:comment>
  <w:comment w:id="6" w:author="Autor desconocido" w:date="2023-04-27T22:50:47Z" w:initials="">
    <w:p>
      <w:r>
        <w:rPr>
          <w:rFonts w:ascii="Calibri" w:hAnsi="Calibri" w:eastAsia="Calibr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2"/>
          <w:u w:val="none"/>
          <w:vertAlign w:val="baseline"/>
          <w:em w:val="none"/>
          <w:lang w:val="en-US" w:eastAsia="en-US" w:bidi="ar-SA"/>
        </w:rPr>
        <w:t>Respuesta a MERCEDES GARCIA GONZALEZ (28/11/2022, 14:04): "..."</w:t>
      </w:r>
    </w:p>
    <w:p>
      <w:r>
        <w:rPr>
          <w:rFonts w:ascii="Liberation Serif" w:hAnsi="Liberation Serif" w:eastAsia="DejaVu Sans" w:cs="DejaVu Sans"/>
          <w:sz w:val="20"/>
          <w:szCs w:val="24"/>
          <w:lang w:val="en-US" w:eastAsia="en-US" w:bidi="ar-SA"/>
        </w:rPr>
        <w:t>A diurnal cycle (or diel cycle) is any pattern that recurs every 24 hours as a result of one full rotation of the planet Earth around its axis.</w:t>
      </w:r>
    </w:p>
  </w:comment>
  <w:comment w:id="7" w:author="MERCEDES GARCIA GONZALEZ" w:date="2022-11-28T13:43:00Z" w:initials="MGG">
    <w:p>
      <w:r>
        <w:rPr>
          <w:rFonts w:ascii="Liberation Serif" w:hAnsi="Liberation Serif" w:eastAsia="DejaVu Sans" w:cs="DejaVu Sans"/>
          <w:sz w:val="24"/>
          <w:szCs w:val="24"/>
          <w:lang w:val="en-US" w:eastAsia="en-US" w:bidi="en-US"/>
        </w:rPr>
        <w:t>Applying bioconductor R package RAIN, genes exhibiting diurnal…………………..seasonal conditions have been identify</w:t>
      </w:r>
    </w:p>
  </w:comment>
  <w:comment w:id="8" w:author="MERCEDES GARCIA GONZALEZ" w:date="2022-11-28T13:47:00Z" w:initials="MGG">
    <w:p>
      <w:r>
        <w:rPr>
          <w:rFonts w:ascii="Liberation Serif" w:hAnsi="Liberation Serif" w:eastAsia="DejaVu Sans" w:cs="DejaVu Sans"/>
          <w:sz w:val="24"/>
          <w:szCs w:val="24"/>
          <w:lang w:val="en-US" w:eastAsia="en-US" w:bidi="en-US"/>
        </w:rPr>
        <w:t>Time series consisting of three days with rhythmic light/dark periods were analyses</w:t>
      </w:r>
    </w:p>
  </w:comment>
  <w:comment w:id="9" w:author="MERCEDES GARCIA GONZALEZ" w:date="2022-11-28T14:17:00Z" w:initials="MGG">
    <w:p>
      <w:r>
        <w:rPr>
          <w:rFonts w:ascii="Liberation Serif" w:hAnsi="Liberation Serif" w:eastAsia="DejaVu Sans" w:cs="DejaVu Sans"/>
          <w:sz w:val="24"/>
          <w:szCs w:val="24"/>
          <w:lang w:val="en-US" w:eastAsia="en-US" w:bidi="en-US"/>
        </w:rPr>
        <w:t>A comparison of the maximum expression values between rhythmic and non-rhythmic genes was made.</w:t>
      </w:r>
    </w:p>
  </w:comment>
  <w:comment w:id="10" w:author="MERCEDES GARCIA GONZALEZ" w:date="2022-11-28T14:23:00Z" w:initials="MGG">
    <w:p>
      <w:r>
        <w:rPr>
          <w:rFonts w:ascii="Liberation Serif" w:hAnsi="Liberation Serif" w:eastAsia="DejaVu Sans" w:cs="DejaVu Sans"/>
          <w:sz w:val="24"/>
          <w:szCs w:val="24"/>
          <w:lang w:val="en-US" w:eastAsia="en-US" w:bidi="en-US"/>
        </w:rPr>
        <w:t>Si he entendido bien, este párrafo va de sugerir que, aunque un 20% de los genes no son rítmicos, podrían serlo, pero como se expresan muy poco, el método de análisis utilizado no lo detecta la ritmicidad</w:t>
      </w:r>
    </w:p>
    <w:p>
      <w:r>
        <w:rPr>
          <w:rFonts w:ascii="Liberation Serif" w:hAnsi="Liberation Serif" w:eastAsia="DejaVu Sans" w:cs="DejaVu Sans"/>
          <w:sz w:val="24"/>
          <w:szCs w:val="24"/>
          <w:lang w:val="en-US" w:eastAsia="en-US" w:bidi="en-US"/>
        </w:rPr>
        <w:t>¿Es correcto?</w:t>
      </w:r>
    </w:p>
    <w:p>
      <w:r>
        <w:rPr>
          <w:rFonts w:ascii="Liberation Serif" w:hAnsi="Liberation Serif" w:eastAsia="DejaVu Sans" w:cs="DejaVu Sans"/>
          <w:sz w:val="24"/>
          <w:szCs w:val="24"/>
          <w:lang w:val="en-US" w:eastAsia="en-US" w:bidi="en-US"/>
        </w:rPr>
        <w:t xml:space="preserve">En ese caso, podría escribirse: </w:t>
      </w:r>
    </w:p>
    <w:p>
      <w:r>
        <w:rPr>
          <w:rFonts w:ascii="Liberation Serif" w:hAnsi="Liberation Serif" w:eastAsia="DejaVu Sans" w:cs="DejaVu Sans"/>
          <w:sz w:val="24"/>
          <w:szCs w:val="24"/>
          <w:lang w:val="en-US" w:eastAsia="en-US" w:bidi="en-US"/>
        </w:rPr>
        <w:t>The 20% of genes, apparently non-rhythmic, have much lower expression levels than rhythmic genes. This difference was significant according to a p-value of 1.45×10-4 computed using Mann-Whitney-Wilcoxson test (Fig. 20-B). Since the method currently used to detect rhythmic genes requires high levels of expression, it is possible that even these 20% of genes are also rhythmic.</w:t>
      </w:r>
    </w:p>
    <w:p>
      <w:r>
        <w:rPr>
          <w:rFonts w:ascii="Liberation Serif" w:hAnsi="Liberation Serif" w:eastAsia="DejaVu Sans"/>
          <w:sz w:val="24"/>
          <w:szCs w:val="24"/>
          <w:lang w:val="en-US" w:eastAsia="en-US" w:bidi="en-US"/>
        </w:rPr>
      </w:r>
    </w:p>
  </w:comment>
  <w:comment w:id="11" w:author="Autor desconocido" w:date="2023-04-27T23:04:44Z" w:initials="">
    <w:p>
      <w:r>
        <w:rPr>
          <w:rFonts w:ascii="Calibri" w:hAnsi="Calibri" w:eastAsia="Calibr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2"/>
          <w:u w:val="none"/>
          <w:vertAlign w:val="baseline"/>
          <w:em w:val="none"/>
          <w:lang w:val="en-US" w:eastAsia="en-US" w:bidi="ar-SA"/>
        </w:rPr>
        <w:t>Respuesta a MERCEDES GARCIA GONZALEZ (28/11/2022, 14:23): "..."</w:t>
      </w:r>
    </w:p>
    <w:p>
      <w:r>
        <w:rPr>
          <w:rFonts w:ascii="Liberation Serif" w:hAnsi="Liberation Serif" w:eastAsia="DejaVu Sans" w:cs="DejaVu Sans"/>
          <w:sz w:val="20"/>
          <w:szCs w:val="24"/>
          <w:lang w:val="en-US" w:eastAsia="en-US" w:bidi="ar-SA"/>
        </w:rPr>
        <w:t xml:space="preserve">The 20% of the genome of </w:t>
      </w:r>
      <w:r>
        <w:rPr>
          <w:rFonts w:ascii="Liberation Serif" w:hAnsi="Liberation Serif" w:eastAsia="DejaVu Sans" w:cs="DejaVu Sans"/>
          <w:i/>
          <w:iCs/>
          <w:sz w:val="20"/>
          <w:szCs w:val="24"/>
          <w:lang w:val="en-US" w:eastAsia="en-US" w:bidi="ar-SA"/>
        </w:rPr>
        <w:t>Ostreococcus</w:t>
      </w:r>
      <w:r>
        <w:rPr>
          <w:rFonts w:ascii="Liberation Serif" w:hAnsi="Liberation Serif" w:eastAsia="DejaVu Sans" w:cs="DejaVu Sans"/>
          <w:sz w:val="20"/>
          <w:szCs w:val="24"/>
          <w:lang w:val="en-US" w:eastAsia="en-US" w:bidi="ar-SA"/>
        </w:rPr>
        <w:t xml:space="preserve"> that is apparently identified as non-rhythmic, present three time lower expression levels than rhythmic genes. This difference was significant according to a p-value of 1.45×10-4 computed using Mann-Whitney-Wilcoxson test (Fig. 20-B). Since the rhythmicity analysis method used requires high levels of expression to perform optimally (Laloum and Robison-Rechavi, 2020), it is possible that even these 20% of the genome is also rhythmic.</w:t>
      </w:r>
    </w:p>
  </w:comment>
  <w:comment w:id="12" w:author="MERCEDES GARCIA GONZALEZ" w:date="2022-11-28T14:34:00Z" w:initials="MGG">
    <w:p>
      <w:r>
        <w:rPr>
          <w:rFonts w:ascii="Liberation Serif" w:hAnsi="Liberation Serif" w:eastAsia="DejaVu Sans" w:cs="DejaVu Sans"/>
          <w:sz w:val="24"/>
          <w:szCs w:val="24"/>
          <w:lang w:val="en-US" w:eastAsia="en-US" w:bidi="en-US"/>
        </w:rPr>
        <w:t>Revisar los colores. Para mí el azul es violeta y tu rojo es más bien naranja.</w:t>
      </w:r>
    </w:p>
    <w:p>
      <w:r>
        <w:rPr>
          <w:rFonts w:ascii="Liberation Serif" w:hAnsi="Liberation Serif" w:eastAsia="DejaVu Sans" w:cs="DejaVu Sans"/>
          <w:sz w:val="24"/>
          <w:szCs w:val="24"/>
          <w:lang w:val="en-US" w:eastAsia="en-US" w:bidi="en-US"/>
        </w:rPr>
        <w:t>Diurnal o diary?</w:t>
      </w:r>
    </w:p>
    <w:p>
      <w:r>
        <w:rPr>
          <w:rFonts w:ascii="Liberation Serif" w:hAnsi="Liberation Serif" w:eastAsia="DejaVu Sans"/>
          <w:sz w:val="24"/>
          <w:szCs w:val="24"/>
          <w:lang w:val="en-US" w:eastAsia="en-US" w:bidi="en-US"/>
        </w:rPr>
      </w:r>
    </w:p>
    <w:p>
      <w:r>
        <w:rPr>
          <w:rFonts w:ascii="Liberation Serif" w:hAnsi="Liberation Serif" w:eastAsia="DejaVu Sans" w:cs="DejaVu Sans"/>
          <w:sz w:val="24"/>
          <w:szCs w:val="24"/>
          <w:lang w:val="en-US" w:eastAsia="en-US" w:bidi="en-US"/>
        </w:rPr>
        <w:t>Diary rhythmic expression patterns in O.tauri transcirptomes under different photoperiods: (A) Venn………..(light red circle). (B) Boxplot representing the maximum………..(dark green)</w:t>
      </w:r>
    </w:p>
  </w:comment>
  <w:comment w:id="13" w:author="Autor desconocido" w:date="2023-04-27T23:08:11Z" w:initials="">
    <w:p>
      <w:r>
        <w:rPr>
          <w:rFonts w:ascii="Calibri" w:hAnsi="Calibri" w:eastAsia="Calibr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2"/>
          <w:u w:val="none"/>
          <w:vertAlign w:val="baseline"/>
          <w:em w:val="none"/>
          <w:lang w:val="es-ES" w:eastAsia="en-US" w:bidi="ar-SA"/>
        </w:rPr>
        <w:t>Respuesta a MERCEDES GARCIA GONZALEZ (28/11/2022, 14:34): "..."</w:t>
      </w:r>
    </w:p>
    <w:p>
      <w:r>
        <w:rPr>
          <w:rFonts w:ascii="Liberation Serif" w:hAnsi="Liberation Serif" w:eastAsia="DejaVu Sans" w:cs="DejaVu Sans"/>
          <w:sz w:val="20"/>
          <w:szCs w:val="24"/>
          <w:lang w:val="es-ES" w:eastAsia="en-US" w:bidi="ar-SA"/>
        </w:rPr>
        <w:t xml:space="preserve">Los colores se ven asi porque imita ser “translucidos” para que se vea donde solapan, tan feillo queda? </w:t>
      </w:r>
    </w:p>
    <w:p>
      <w:r>
        <w:rPr>
          <w:rFonts w:ascii="Liberation Serif" w:hAnsi="Liberation Serif" w:eastAsia="DejaVu Sans" w:cs="DejaVu Sans"/>
          <w:sz w:val="20"/>
          <w:szCs w:val="24"/>
          <w:lang w:val="es-ES" w:eastAsia="en-US" w:bidi="ar-SA"/>
        </w:rPr>
        <w:t>Lo demás aceptado excepto lo de diurnal que está por discutir.</w:t>
      </w:r>
    </w:p>
  </w:comment>
  <w:comment w:id="14" w:author="MERCEDES GARCIA GONZALEZ" w:date="2022-11-28T14:45:00Z" w:initials="MGG">
    <w:p>
      <w:r>
        <w:rPr>
          <w:rFonts w:ascii="Liberation Serif" w:hAnsi="Liberation Serif" w:eastAsia="DejaVu Sans" w:cs="DejaVu Sans"/>
          <w:sz w:val="24"/>
          <w:szCs w:val="24"/>
          <w:lang w:val="en-US" w:eastAsia="en-US" w:bidi="en-US"/>
        </w:rPr>
        <w:t>Si ya se ha explicado en M-M, aquí no se vuelve a repetir</w:t>
      </w:r>
    </w:p>
  </w:comment>
  <w:comment w:id="15" w:author="MERCEDES GARCIA GONZALEZ" w:date="2022-12-01T18:28:00Z" w:initials="MGG">
    <w:p>
      <w:r>
        <w:rPr>
          <w:rFonts w:ascii="Liberation Serif" w:hAnsi="Liberation Serif" w:eastAsia="DejaVu Sans" w:cs="DejaVu Sans"/>
          <w:sz w:val="24"/>
          <w:szCs w:val="24"/>
          <w:lang w:val="en-US" w:eastAsia="en-US" w:bidi="en-US"/>
        </w:rPr>
        <w:t>Most of them present negative phase shifts whereas in LL condition phase shifts are positive, both between 0 and 5 h of difference</w:t>
      </w:r>
    </w:p>
  </w:comment>
  <w:comment w:id="16" w:author="MERCEDES GARCIA GONZALEZ" w:date="2022-12-01T18:32:00Z" w:initials="MGG">
    <w:p>
      <w:r>
        <w:rPr>
          <w:rFonts w:ascii="Liberation Serif" w:hAnsi="Liberation Serif" w:eastAsia="DejaVu Sans" w:cs="DejaVu Sans"/>
          <w:sz w:val="24"/>
          <w:szCs w:val="24"/>
          <w:lang w:val="en-US" w:eastAsia="en-US" w:bidi="en-US"/>
        </w:rPr>
        <w:t>¿Es necesario escribir todos los decimales?</w:t>
      </w:r>
    </w:p>
    <w:p>
      <w:r>
        <w:rPr>
          <w:rFonts w:ascii="Liberation Serif" w:hAnsi="Liberation Serif" w:eastAsia="DejaVu Sans"/>
          <w:sz w:val="24"/>
          <w:szCs w:val="24"/>
          <w:lang w:val="en-US" w:eastAsia="en-US" w:bidi="en-US"/>
        </w:rPr>
      </w:r>
    </w:p>
  </w:comment>
  <w:comment w:id="17" w:author="MERCEDES GARCIA GONZALEZ" w:date="2022-12-05T12:56:00Z" w:initials="MGG">
    <w:p>
      <w:r>
        <w:rPr>
          <w:rFonts w:ascii="Liberation Serif" w:hAnsi="Liberation Serif" w:eastAsia="DejaVu Sans" w:cs="DejaVu Sans"/>
          <w:sz w:val="24"/>
          <w:szCs w:val="24"/>
          <w:lang w:val="en-US" w:eastAsia="en-US" w:bidi="en-US"/>
        </w:rPr>
        <w:t>Cuidado con los tiempos verbales, la mitad del párrafo está en presente y la otra mitad en pasado</w:t>
      </w:r>
    </w:p>
  </w:comment>
  <w:comment w:id="18" w:author="MERCEDES GARCIA GONZALEZ" w:date="2022-12-05T12:57:00Z" w:initials="MGG">
    <w:p>
      <w:r>
        <w:rPr>
          <w:rFonts w:ascii="Liberation Serif" w:hAnsi="Liberation Serif" w:eastAsia="DejaVu Sans" w:cs="DejaVu Sans"/>
          <w:sz w:val="24"/>
          <w:szCs w:val="24"/>
          <w:lang w:val="en-US" w:eastAsia="en-US" w:bidi="en-US"/>
        </w:rPr>
        <w:t>Repites la frase del comienzo del párrafo. Sobra</w:t>
      </w:r>
    </w:p>
  </w:comment>
  <w:comment w:id="19" w:author="MERCEDES GARCIA GONZALEZ" w:date="2022-12-07T09:55:00Z" w:initials="MGG">
    <w:p>
      <w:r>
        <w:rPr>
          <w:rFonts w:ascii="Liberation Serif" w:hAnsi="Liberation Serif" w:eastAsia="DejaVu Sans" w:cs="DejaVu Sans"/>
          <w:sz w:val="24"/>
          <w:szCs w:val="24"/>
          <w:lang w:val="en-US" w:eastAsia="en-US" w:bidi="en-US"/>
        </w:rPr>
        <w:t>¿decimales?</w:t>
      </w:r>
    </w:p>
  </w:comment>
  <w:comment w:id="20" w:author="MERCEDES GARCIA GONZALEZ" w:date="2022-12-07T09:55:00Z" w:initials="MGG">
    <w:p>
      <w:r>
        <w:rPr>
          <w:rFonts w:ascii="Liberation Serif" w:hAnsi="Liberation Serif" w:eastAsia="DejaVu Sans" w:cs="DejaVu Sans"/>
          <w:sz w:val="24"/>
          <w:szCs w:val="24"/>
          <w:lang w:val="en-US" w:eastAsia="en-US" w:bidi="en-US"/>
        </w:rPr>
        <w:t xml:space="preserve">Para no perder el hilo, sugiero que de vez en cuando se usen los términos “momento de aparición del máximo de expresión” y máxima expresión de genes”  por fase y amplitud.  </w:t>
      </w:r>
    </w:p>
  </w:comment>
  <w:comment w:id="21" w:author="Autor desconocido" w:date="2023-04-27T23:23:55Z" w:initials="">
    <w:p>
      <w:r>
        <w:rPr>
          <w:rFonts w:ascii="Calibri" w:hAnsi="Calibri" w:eastAsia="Calibr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2"/>
          <w:u w:val="none"/>
          <w:vertAlign w:val="baseline"/>
          <w:em w:val="none"/>
          <w:lang w:val="en-US" w:eastAsia="en-US" w:bidi="ar-SA"/>
        </w:rPr>
        <w:t>Respuesta a MERCEDES GARCIA GONZALEZ (07/12/2022, 09:55): "..."</w:t>
      </w:r>
    </w:p>
    <w:p>
      <w:r>
        <w:rPr>
          <w:rFonts w:ascii="Liberation Sans;Arial" w:hAnsi="Liberation Sans;Arial" w:eastAsia="DejaVu Sans" w:cs="Liberation Sans;Arial"/>
          <w:color w:val="000000"/>
          <w:sz w:val="20"/>
          <w:szCs w:val="24"/>
          <w:lang w:val="en-US" w:eastAsia="en-US" w:bidi="ar-SA"/>
        </w:rPr>
        <w:t xml:space="preserve"> This suggests a highly similarity between SD and DD conditions, since there are not significant differences between their maximum level of expression (amplitude) and the time when the maximum level of expression is reached (phase), probably due to long periods of dark entrainment.</w:t>
      </w:r>
    </w:p>
  </w:comment>
  <w:comment w:id="23" w:author="MERCEDES GARCIA GONZALEZ" w:date="2022-12-07T09:59:00Z" w:initials="MGG">
    <w:p>
      <w:r>
        <w:rPr>
          <w:rFonts w:ascii="Liberation Serif" w:hAnsi="Liberation Serif" w:eastAsia="DejaVu Sans" w:cs="DejaVu Sans"/>
          <w:sz w:val="24"/>
          <w:szCs w:val="24"/>
          <w:lang w:val="en-US" w:eastAsia="en-US" w:bidi="en-US"/>
        </w:rPr>
        <w:t>¿Qué significa diferentes niveles biológicos?</w:t>
      </w:r>
    </w:p>
  </w:comment>
  <w:comment w:id="24" w:author="Autor desconocido" w:date="2023-05-10T10:29:54Z" w:initials="">
    <w:p>
      <w:r>
        <w:rPr>
          <w:rFonts w:ascii="Calibri" w:hAnsi="Calibri" w:eastAsia="Calibri" w:cs="DejaVu Sans"/>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2"/>
          <w:u w:val="none"/>
          <w:vertAlign w:val="baseline"/>
          <w:em w:val="none"/>
          <w:lang w:val="es-ES" w:eastAsia="en-US" w:bidi="ar-SA"/>
        </w:rPr>
        <w:t>Respuesta a MERCEDES GARCIA GONZALEZ (07/12/2022, 09:59): "..."</w:t>
      </w:r>
    </w:p>
    <w:p>
      <w:r>
        <w:rPr>
          <w:rFonts w:ascii="Liberation Serif" w:hAnsi="Liberation Serif" w:eastAsia="DejaVu Sans"/>
          <w:sz w:val="20"/>
          <w:szCs w:val="24"/>
          <w:lang w:val="es-ES" w:eastAsia="en-US" w:bidi="ar-SA"/>
        </w:rPr>
        <w:t>molecular</w:t>
      </w:r>
    </w:p>
  </w:comment>
  <w:comment w:id="25" w:author="Autor desconocido" w:date="2023-05-03T11:00:58Z" w:initials="">
    <w:p>
      <w:r>
        <w:rPr>
          <w:rFonts w:ascii="Calibri" w:hAnsi="Calibri" w:eastAsia="Calibri" w:cs="DejaVu Sans"/>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2"/>
          <w:u w:val="none"/>
          <w:vertAlign w:val="baseline"/>
          <w:em w:val="none"/>
          <w:lang w:val="es-ES" w:eastAsia="en-US" w:bidi="ar-SA"/>
        </w:rPr>
        <w:t>Respuesta a MERCEDES GARCIA GONZALEZ (07/12/2022, 09:59): "..."</w:t>
      </w:r>
    </w:p>
    <w:p>
      <w:r>
        <w:rPr>
          <w:rFonts w:ascii="Liberation Serif" w:hAnsi="Liberation Serif" w:eastAsia="DejaVu Sans"/>
          <w:sz w:val="20"/>
          <w:szCs w:val="24"/>
          <w:lang w:val="es-ES" w:eastAsia="en-US" w:bidi="ar-SA"/>
        </w:rPr>
        <w:t>discutir</w:t>
      </w:r>
    </w:p>
  </w:comment>
  <w:comment w:id="22" w:author="MERCEDES GARCIA GONZALEZ" w:date="2022-12-07T10:49:00Z" w:initials="MGG">
    <w:p>
      <w:r>
        <w:rPr>
          <w:rFonts w:ascii="Liberation Serif" w:hAnsi="Liberation Serif" w:eastAsia="DejaVu Sans" w:cs="DejaVu Sans"/>
          <w:sz w:val="24"/>
          <w:szCs w:val="24"/>
          <w:lang w:val="en-US" w:eastAsia="en-US" w:bidi="en-US"/>
        </w:rPr>
        <w:t>Este párrafo debería ir detrás de la figura 21, para estar más cerca de la figura 22 y ayudar a entender el texto</w:t>
      </w:r>
    </w:p>
  </w:comment>
  <w:comment w:id="26" w:author="MERCEDES GARCIA GONZALEZ" w:date="2022-12-07T10:00:00Z" w:initials="MGG">
    <w:p>
      <w:r>
        <w:rPr>
          <w:rFonts w:ascii="Liberation Serif" w:hAnsi="Liberation Serif" w:eastAsia="DejaVu Sans" w:cs="DejaVu Sans"/>
          <w:sz w:val="24"/>
          <w:szCs w:val="24"/>
          <w:lang w:val="en-US" w:eastAsia="en-US" w:bidi="en-US"/>
        </w:rPr>
        <w:t>Esto está en el texto. ¿Eliminar?</w:t>
      </w:r>
    </w:p>
  </w:comment>
  <w:comment w:id="27" w:author="Autor desconocido" w:date="2023-04-27T23:33:08Z" w:initials="">
    <w:p>
      <w:r>
        <w:rPr>
          <w:rFonts w:ascii="Calibri" w:hAnsi="Calibri" w:eastAsia="Calibr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2"/>
          <w:u w:val="none"/>
          <w:vertAlign w:val="baseline"/>
          <w:em w:val="none"/>
          <w:lang w:val="en-US" w:eastAsia="en-US" w:bidi="ar-SA"/>
        </w:rPr>
        <w:t>Respuesta a MERCEDES GARCIA GONZALEZ (07/12/2022, 10:00): "..."</w:t>
      </w:r>
    </w:p>
    <w:p>
      <w:r>
        <w:rPr>
          <w:rFonts w:ascii="Liberation Serif" w:hAnsi="Liberation Serif" w:eastAsia="DejaVu Sans" w:cs="DejaVu Sans"/>
          <w:sz w:val="20"/>
          <w:szCs w:val="24"/>
          <w:lang w:val="en-US" w:eastAsia="en-US" w:bidi="ar-SA"/>
        </w:rPr>
        <w:t>SI</w:t>
      </w:r>
    </w:p>
  </w:comment>
  <w:comment w:id="28" w:author="MERCEDES GARCIA GONZALEZ" w:date="2022-12-07T10:01:00Z" w:initials="MGG">
    <w:p>
      <w:r>
        <w:rPr>
          <w:rFonts w:ascii="Liberation Serif" w:hAnsi="Liberation Serif" w:eastAsia="DejaVu Sans" w:cs="DejaVu Sans"/>
          <w:sz w:val="24"/>
          <w:szCs w:val="24"/>
          <w:lang w:val="en-US" w:eastAsia="en-US" w:bidi="en-US"/>
        </w:rPr>
        <w:t>Resultados</w:t>
      </w:r>
    </w:p>
  </w:comment>
  <w:comment w:id="29" w:author="MERCEDES GARCIA GONZALEZ" w:date="2022-12-07T10:04:00Z" w:initials="MGG">
    <w:p>
      <w:r>
        <w:rPr>
          <w:rFonts w:ascii="Liberation Serif" w:hAnsi="Liberation Serif" w:eastAsia="DejaVu Sans" w:cs="DejaVu Sans"/>
          <w:sz w:val="24"/>
          <w:szCs w:val="24"/>
          <w:lang w:val="en-US" w:eastAsia="en-US" w:bidi="en-US"/>
        </w:rPr>
        <w:t>¿ves necesario repetir todas las veces el tipo de test que se aplica?</w:t>
      </w:r>
    </w:p>
  </w:comment>
  <w:comment w:id="30" w:author="Autor desconocido" w:date="2023-04-27T23:32:49Z" w:initials="">
    <w:p>
      <w:r>
        <w:rPr>
          <w:rFonts w:ascii="Calibri" w:hAnsi="Calibri" w:eastAsia="Calibr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2"/>
          <w:u w:val="none"/>
          <w:vertAlign w:val="baseline"/>
          <w:em w:val="none"/>
          <w:lang w:val="en-US" w:eastAsia="en-US" w:bidi="ar-SA"/>
        </w:rPr>
        <w:t>Respuesta a MERCEDES GARCIA GONZALEZ (07/12/2022, 10:04): "..."</w:t>
      </w:r>
    </w:p>
    <w:p>
      <w:r>
        <w:rPr>
          <w:rFonts w:ascii="Liberation Serif" w:hAnsi="Liberation Serif" w:eastAsia="DejaVu Sans" w:cs="DejaVu Sans"/>
          <w:sz w:val="20"/>
          <w:szCs w:val="24"/>
          <w:lang w:val="en-US" w:eastAsia="en-US" w:bidi="ar-SA"/>
        </w:rPr>
        <w:t>No, quitado!</w:t>
      </w:r>
    </w:p>
    <w:p>
      <w:r>
        <w:rPr>
          <w:rFonts w:ascii="Liberation Serif" w:hAnsi="Liberation Serif" w:eastAsia="DejaVu Sans"/>
          <w:sz w:val="24"/>
          <w:szCs w:val="24"/>
          <w:lang w:val="en-US" w:eastAsia="en-US" w:bidi="en-US"/>
        </w:rPr>
      </w:r>
    </w:p>
  </w:comment>
  <w:comment w:id="32" w:author="MERCEDES GARCIA GONZALEZ" w:date="2022-12-07T10:38:00Z" w:initials="MGG">
    <w:p>
      <w:r>
        <w:rPr>
          <w:rFonts w:ascii="Liberation Serif" w:hAnsi="Liberation Serif" w:eastAsia="DejaVu Sans" w:cs="DejaVu Sans"/>
          <w:sz w:val="24"/>
          <w:szCs w:val="24"/>
          <w:lang w:val="en-US" w:eastAsia="en-US" w:bidi="en-US"/>
        </w:rPr>
        <w:t>Could be present</w:t>
      </w:r>
    </w:p>
  </w:comment>
  <w:comment w:id="31" w:author="MERCEDES GARCIA GONZALEZ" w:date="2022-12-07T10:37:00Z" w:initials="MGG">
    <w:p>
      <w:r>
        <w:rPr>
          <w:rFonts w:ascii="Liberation Serif" w:hAnsi="Liberation Serif" w:eastAsia="DejaVu Sans" w:cs="DejaVu Sans"/>
          <w:sz w:val="24"/>
          <w:szCs w:val="24"/>
          <w:lang w:val="en-US" w:eastAsia="en-US" w:bidi="en-US"/>
        </w:rPr>
        <w:t>En el último párrafo de la página anterior ya dices que las free running conditions se han estudiado en plantas. ¿eliminar?</w:t>
      </w:r>
    </w:p>
    <w:p>
      <w:r>
        <w:rPr>
          <w:rFonts w:ascii="Liberation Serif" w:hAnsi="Liberation Serif" w:eastAsia="DejaVu Sans"/>
          <w:sz w:val="24"/>
          <w:szCs w:val="24"/>
          <w:lang w:val="en-US" w:eastAsia="en-US" w:bidi="en-US"/>
        </w:rPr>
      </w:r>
    </w:p>
    <w:p>
      <w:r>
        <w:rPr>
          <w:rFonts w:ascii="Liberation Serif" w:hAnsi="Liberation Serif" w:eastAsia="DejaVu Sans"/>
          <w:sz w:val="24"/>
          <w:szCs w:val="24"/>
          <w:lang w:val="en-US" w:eastAsia="en-US" w:bidi="en-US"/>
        </w:rPr>
      </w:r>
    </w:p>
  </w:comment>
  <w:comment w:id="33" w:author="MERCEDES GARCIA GONZALEZ" w:date="2022-12-07T10:41:00Z" w:initials="MGG">
    <w:p>
      <w:r>
        <w:rPr>
          <w:rFonts w:ascii="Liberation Serif" w:hAnsi="Liberation Serif" w:eastAsia="DejaVu Sans" w:cs="DejaVu Sans"/>
          <w:sz w:val="24"/>
          <w:szCs w:val="24"/>
          <w:lang w:val="en-US" w:eastAsia="en-US" w:bidi="en-US"/>
        </w:rPr>
        <w:t>Reiterativo</w:t>
      </w:r>
    </w:p>
  </w:comment>
  <w:comment w:id="34" w:author="Autor desconocido" w:date="2023-04-28T02:58:03Z" w:initials="">
    <w:p>
      <w:r>
        <w:rPr>
          <w:rFont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en-US" w:eastAsia="en-US" w:bidi="ar-SA"/>
        </w:rPr>
        <w:t>Que esperabais que pusiera ahí? Una cita?</w:t>
      </w:r>
    </w:p>
  </w:comment>
  <w:comment w:id="35" w:author="MERCEDES GARCIA GONZALEZ" w:date="2022-12-07T10:46:00Z" w:initials="MGG">
    <w:p>
      <w:r>
        <w:rPr>
          <w:rFonts w:ascii="Liberation Serif" w:hAnsi="Liberation Serif" w:eastAsia="DejaVu Sans" w:cs="DejaVu Sans"/>
          <w:sz w:val="24"/>
          <w:szCs w:val="24"/>
          <w:lang w:val="en-US" w:eastAsia="en-US" w:bidi="en-US"/>
        </w:rPr>
        <w:t>Asumir que lo que ocurre en o tauri es extensivo al Green lineage me parece “osado”</w:t>
      </w:r>
    </w:p>
  </w:comment>
  <w:comment w:id="36" w:author="MERCEDES GARCIA GONZALEZ" w:date="2022-12-07T10:45:00Z" w:initials="MGG">
    <w:p>
      <w:r>
        <w:rPr>
          <w:rFonts w:ascii="Liberation Serif" w:hAnsi="Liberation Serif" w:eastAsia="DejaVu Sans" w:cs="DejaVu Sans"/>
          <w:sz w:val="24"/>
          <w:szCs w:val="24"/>
          <w:lang w:val="en-US" w:eastAsia="en-US" w:bidi="en-US"/>
        </w:rPr>
        <w:t>No tenemos ninguna evidencia. Es una especulación</w:t>
      </w:r>
    </w:p>
    <w:p>
      <w:r>
        <w:rPr>
          <w:rFonts w:ascii="Liberation Serif" w:hAnsi="Liberation Serif" w:eastAsia="DejaVu Sans" w:cs="DejaVu Sans"/>
          <w:sz w:val="24"/>
          <w:szCs w:val="24"/>
          <w:lang w:val="en-US" w:eastAsia="en-US" w:bidi="en-US"/>
        </w:rPr>
        <w:t>¿eliminar?</w:t>
      </w:r>
    </w:p>
  </w:comment>
  <w:comment w:id="37" w:author="MERCEDES GARCIA GONZALEZ" w:date="2022-12-07T10:52:00Z" w:initials="MGG">
    <w:p>
      <w:r>
        <w:rPr>
          <w:rFonts w:ascii="Liberation Serif" w:hAnsi="Liberation Serif" w:eastAsia="DejaVu Sans" w:cs="DejaVu Sans"/>
          <w:sz w:val="24"/>
          <w:szCs w:val="24"/>
          <w:lang w:val="en-US" w:eastAsia="en-US" w:bidi="en-US"/>
        </w:rPr>
        <w:t>Esta información está vinculada a lo contado en el apartado anterior</w:t>
      </w:r>
    </w:p>
    <w:p>
      <w:r>
        <w:rPr>
          <w:rFonts w:ascii="Liberation Serif" w:hAnsi="Liberation Serif" w:eastAsia="DejaVu Sans" w:cs="DejaVu Sans"/>
          <w:sz w:val="24"/>
          <w:szCs w:val="24"/>
          <w:lang w:val="en-US" w:eastAsia="en-US" w:bidi="en-US"/>
        </w:rPr>
        <w:t>¿Por qué se hace un capítulo aparte?</w:t>
      </w:r>
    </w:p>
    <w:p>
      <w:r>
        <w:rPr>
          <w:rFonts w:ascii="Liberation Serif" w:hAnsi="Liberation Serif" w:eastAsia="DejaVu Sans"/>
          <w:sz w:val="24"/>
          <w:szCs w:val="24"/>
          <w:lang w:val="en-US" w:eastAsia="en-US" w:bidi="en-US"/>
        </w:rPr>
      </w:r>
    </w:p>
    <w:p>
      <w:r>
        <w:rPr>
          <w:rFonts w:ascii="Liberation Serif" w:hAnsi="Liberation Serif" w:eastAsia="DejaVu Sans" w:cs="DejaVu Sans"/>
          <w:sz w:val="24"/>
          <w:szCs w:val="24"/>
          <w:lang w:val="en-US" w:eastAsia="en-US" w:bidi="en-US"/>
        </w:rPr>
        <w:t>En el capítulo anterior, de todos los genes detectados, se eligen los rítmicos y en ellos se estudia el efecto de pasar de fotoperiodo (LD o SD) a free-running condition.</w:t>
      </w:r>
    </w:p>
    <w:p>
      <w:r>
        <w:rPr>
          <w:rFonts w:ascii="Liberation Serif" w:hAnsi="Liberation Serif" w:eastAsia="DejaVu Sans"/>
          <w:sz w:val="24"/>
          <w:szCs w:val="24"/>
          <w:lang w:val="en-US" w:eastAsia="en-US" w:bidi="en-US"/>
        </w:rPr>
      </w:r>
    </w:p>
    <w:p>
      <w:r>
        <w:rPr>
          <w:rFonts w:ascii="Liberation Serif" w:hAnsi="Liberation Serif" w:eastAsia="DejaVu Sans" w:cs="DejaVu Sans"/>
          <w:sz w:val="24"/>
          <w:szCs w:val="24"/>
          <w:lang w:val="en-US" w:eastAsia="en-US" w:bidi="en-US"/>
        </w:rPr>
        <w:t xml:space="preserve">En este capítulo se cogen todos los genes y se analizan cuantos son rítmicos y de esos cuántos están sujetos a fotoperiodo </w:t>
      </w:r>
    </w:p>
    <w:p>
      <w:r>
        <w:rPr>
          <w:rFonts w:ascii="Liberation Serif" w:hAnsi="Liberation Serif" w:eastAsia="DejaVu Sans" w:cs="DejaVu Sans"/>
          <w:sz w:val="24"/>
          <w:szCs w:val="24"/>
          <w:lang w:val="en-US" w:eastAsia="en-US" w:bidi="en-US"/>
        </w:rPr>
        <w:t>¿Es así?</w:t>
      </w:r>
    </w:p>
    <w:p>
      <w:r>
        <w:rPr>
          <w:rFonts w:ascii="Liberation Serif" w:hAnsi="Liberation Serif" w:eastAsia="DejaVu Sans"/>
          <w:sz w:val="24"/>
          <w:szCs w:val="24"/>
          <w:lang w:val="en-US" w:eastAsia="en-US" w:bidi="en-US"/>
        </w:rPr>
      </w:r>
    </w:p>
    <w:p>
      <w:r>
        <w:rPr>
          <w:rFonts w:ascii="Liberation Serif" w:hAnsi="Liberation Serif" w:eastAsia="DejaVu Sans" w:cs="DejaVu Sans"/>
          <w:sz w:val="24"/>
          <w:szCs w:val="24"/>
          <w:lang w:val="en-US" w:eastAsia="en-US" w:bidi="en-US"/>
        </w:rPr>
        <w:t>En ese caso, ¿no quedaría mejor cambiar el orden de estos apartados?</w:t>
      </w:r>
    </w:p>
  </w:comment>
  <w:comment w:id="38" w:author="Unknown Author" w:date="2023-03-18T16:51:15Z" w:initials="">
    <w:p>
      <w:r>
        <w:rPr>
          <w:rFonts w:ascii="Calibri" w:hAnsi="Calibri" w:eastAsia="Calibr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2"/>
          <w:u w:val="none"/>
          <w:vertAlign w:val="baseline"/>
          <w:em w:val="none"/>
          <w:lang w:val="en-US" w:eastAsia="en-US" w:bidi="ar-SA"/>
        </w:rPr>
        <w:t>Reply to MERCEDES GARCIA GONZALEZ (12/07/2022, 10:52): "..."</w:t>
      </w:r>
    </w:p>
    <w:p>
      <w:r>
        <w:rPr>
          <w:rFonts w:ascii="Liberation Serif" w:hAnsi="Liberation Serif" w:eastAsia="DejaVu Sans" w:cs="DejaVu Sans"/>
          <w:sz w:val="20"/>
          <w:szCs w:val="24"/>
          <w:lang w:val="en-US" w:eastAsia="en-US" w:bidi="ar-SA"/>
        </w:rPr>
        <w:t>Estoy de acuerdo que mejor cambiar el orden. Asi esta en el paper</w:t>
      </w:r>
    </w:p>
  </w:comment>
  <w:comment w:id="39" w:author="Autor desconocido" w:date="2023-04-28T03:10:42Z" w:initials="">
    <w:p>
      <w:r>
        <w:rPr>
          <w:rFont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en-US" w:eastAsia="en-US" w:bidi="ar-SA"/>
        </w:rPr>
        <w:t>AQUI ME QUEDÉ</w:t>
      </w:r>
    </w:p>
  </w:comment>
  <w:comment w:id="40" w:author="MERCEDES GARCIA GONZALEZ" w:date="2022-12-07T10:57:00Z" w:initials="MGG">
    <w:p>
      <w:r>
        <w:rPr>
          <w:rFonts w:ascii="Liberation Serif" w:hAnsi="Liberation Serif" w:eastAsia="DejaVu Sans" w:cs="DejaVu Sans"/>
          <w:sz w:val="24"/>
          <w:szCs w:val="24"/>
          <w:lang w:val="en-US" w:eastAsia="en-US" w:bidi="en-US"/>
        </w:rPr>
        <w:t>Ya comentado en el párrafo anterior.</w:t>
      </w:r>
    </w:p>
  </w:comment>
  <w:comment w:id="41" w:author="MERCEDES GARCIA GONZALEZ" w:date="2022-12-07T11:46:00Z" w:initials="MGG">
    <w:p>
      <w:r>
        <w:rPr>
          <w:rFonts w:ascii="Liberation Serif" w:hAnsi="Liberation Serif" w:eastAsia="DejaVu Sans" w:cs="DejaVu Sans"/>
          <w:sz w:val="24"/>
          <w:szCs w:val="24"/>
          <w:lang w:val="en-US" w:eastAsia="en-US" w:bidi="en-US"/>
        </w:rPr>
        <w:t>Título para esta tabla:</w:t>
      </w:r>
    </w:p>
    <w:p>
      <w:r>
        <w:rPr>
          <w:rFonts w:ascii="Liberation Serif" w:hAnsi="Liberation Serif" w:eastAsia="DejaVu Sans" w:cs="DejaVu Sans"/>
          <w:sz w:val="24"/>
          <w:szCs w:val="24"/>
          <w:lang w:val="en-US" w:eastAsia="en-US" w:bidi="en-US"/>
        </w:rPr>
        <w:t>Análisis de la ritmicidad de genes de O. tauri en LD y SD y bajo free-running conditions</w:t>
      </w:r>
    </w:p>
    <w:p>
      <w:r>
        <w:rPr>
          <w:rFonts w:ascii="Liberation Serif" w:hAnsi="Liberation Serif" w:eastAsia="DejaVu Sans"/>
          <w:sz w:val="24"/>
          <w:szCs w:val="24"/>
          <w:lang w:val="en-US" w:eastAsia="en-US" w:bidi="en-US"/>
        </w:rPr>
      </w:r>
    </w:p>
    <w:p>
      <w:r>
        <w:rPr>
          <w:rFonts w:ascii="Liberation Serif" w:hAnsi="Liberation Serif" w:eastAsia="DejaVu Sans" w:cs="DejaVu Sans"/>
          <w:sz w:val="24"/>
          <w:szCs w:val="24"/>
          <w:lang w:val="en-US" w:eastAsia="en-US" w:bidi="en-US"/>
        </w:rPr>
        <w:t>Revisar en el texto porque no aparece A,B, C, D .</w:t>
      </w:r>
    </w:p>
    <w:p>
      <w:r>
        <w:rPr>
          <w:rFonts w:ascii="Liberation Serif" w:hAnsi="Liberation Serif" w:eastAsia="DejaVu Sans" w:cs="DejaVu Sans"/>
          <w:sz w:val="24"/>
          <w:szCs w:val="24"/>
          <w:lang w:val="en-US" w:eastAsia="en-US" w:bidi="en-US"/>
        </w:rPr>
        <w:t>Empiezas con la C.</w:t>
      </w:r>
    </w:p>
  </w:comment>
  <w:comment w:id="42" w:author="Autor desconocido" w:date="2023-05-02T17:13:20Z" w:initials="">
    <w:p>
      <w:r>
        <w:rPr>
          <w:rFonts w:ascii="Calibri" w:hAnsi="Calibri" w:eastAsia="Calibr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2"/>
          <w:u w:val="none"/>
          <w:vertAlign w:val="baseline"/>
          <w:em w:val="none"/>
          <w:lang w:val="es-ES" w:eastAsia="en-US" w:bidi="ar-SA"/>
        </w:rPr>
        <w:t>Respuesta a MERCEDES GARCIA GONZALEZ (07/12/2022, 11:46): "..."</w:t>
      </w:r>
    </w:p>
    <w:p>
      <w:r>
        <w:rPr>
          <w:rFonts w:ascii="Liberation Serif" w:hAnsi="Liberation Serif" w:eastAsia="DejaVu Sans"/>
          <w:sz w:val="20"/>
          <w:szCs w:val="24"/>
          <w:lang w:val="es-ES" w:eastAsia="en-US" w:bidi="ar-SA"/>
        </w:rPr>
        <w:t>Empiezo con AC y leugo BD, deberia cambiarlo?</w:t>
      </w:r>
    </w:p>
    <w:p>
      <w:r>
        <w:rPr>
          <w:rFonts w:ascii="Liberation Serif" w:hAnsi="Liberation Serif" w:eastAsia="DejaVu Sans"/>
          <w:sz w:val="24"/>
          <w:szCs w:val="24"/>
          <w:lang w:val="en-US" w:eastAsia="en-US" w:bidi="en-US"/>
        </w:rPr>
      </w:r>
    </w:p>
  </w:comment>
  <w:comment w:id="43" w:author="MERCEDES GARCIA GONZALEZ" w:date="2022-12-07T11:51:00Z" w:initials="MGG">
    <w:p>
      <w:r>
        <w:rPr>
          <w:rFonts w:ascii="Liberation Serif" w:hAnsi="Liberation Serif" w:eastAsia="DejaVu Sans" w:cs="DejaVu Sans"/>
          <w:sz w:val="24"/>
          <w:szCs w:val="24"/>
          <w:lang w:val="en-US" w:eastAsia="en-US" w:bidi="en-US"/>
        </w:rPr>
        <w:t>No has hablado previamente de enriquecimiento.</w:t>
      </w:r>
    </w:p>
    <w:p>
      <w:r>
        <w:rPr>
          <w:rFonts w:ascii="Liberation Serif" w:hAnsi="Liberation Serif" w:eastAsia="DejaVu Sans" w:cs="DejaVu Sans"/>
          <w:sz w:val="24"/>
          <w:szCs w:val="24"/>
          <w:lang w:val="en-US" w:eastAsia="en-US" w:bidi="en-US"/>
        </w:rPr>
        <w:t>Quizá merecería un párrafo introductorio.</w:t>
      </w:r>
    </w:p>
    <w:p>
      <w:r>
        <w:rPr>
          <w:rFonts w:ascii="Liberation Serif" w:hAnsi="Liberation Serif" w:eastAsia="DejaVu Sans" w:cs="DejaVu Sans"/>
          <w:sz w:val="24"/>
          <w:szCs w:val="24"/>
          <w:lang w:val="en-US" w:eastAsia="en-US" w:bidi="en-US"/>
        </w:rPr>
        <w:t xml:space="preserve">“A partir de los niveles de expresión, se ha realizado un análisis de GO que ha permitido determinar los procesos biológicos enriquecidos en cada condición experimental. Uno de estos procesos enriquecidos…………..” </w:t>
      </w:r>
    </w:p>
  </w:comment>
  <w:comment w:id="44" w:author="MERCEDES GARCIA GONZALEZ" w:date="2022-12-07T12:08:00Z" w:initials="MGG">
    <w:p>
      <w:r>
        <w:rPr>
          <w:rFonts w:ascii="Liberation Serif" w:hAnsi="Liberation Serif" w:eastAsia="DejaVu Sans" w:cs="DejaVu Sans"/>
          <w:sz w:val="24"/>
          <w:szCs w:val="24"/>
          <w:lang w:val="en-US" w:eastAsia="en-US" w:bidi="en-US"/>
        </w:rPr>
        <w:t>Biosíntesis y metabolismo de clorofilas</w:t>
      </w:r>
    </w:p>
  </w:comment>
  <w:comment w:id="45" w:author="MERCEDES GARCIA GONZALEZ" w:date="2022-12-07T12:10:00Z" w:initials="MGG">
    <w:p>
      <w:r>
        <w:rPr>
          <w:rFonts w:ascii="Liberation Serif" w:hAnsi="Liberation Serif" w:eastAsia="DejaVu Sans" w:cs="DejaVu Sans"/>
          <w:sz w:val="24"/>
          <w:szCs w:val="24"/>
          <w:lang w:val="en-US" w:eastAsia="en-US" w:bidi="en-US"/>
        </w:rPr>
        <w:t>La leyenda de la figura está cortada</w:t>
      </w:r>
    </w:p>
  </w:comment>
  <w:comment w:id="46" w:author="MERCEDES GARCIA GONZALEZ" w:date="2022-12-07T12:11:00Z" w:initials="MGG">
    <w:p>
      <w:r>
        <w:rPr>
          <w:rFonts w:ascii="Liberation Serif" w:hAnsi="Liberation Serif" w:eastAsia="DejaVu Sans" w:cs="DejaVu Sans"/>
          <w:sz w:val="24"/>
          <w:szCs w:val="24"/>
          <w:lang w:val="en-US" w:eastAsia="en-US" w:bidi="en-US"/>
        </w:rPr>
        <w:t>¿Está en M-M? Eliminar de aquí.</w:t>
      </w:r>
    </w:p>
    <w:p>
      <w:r>
        <w:rPr>
          <w:rFonts w:ascii="Liberation Serif" w:hAnsi="Liberation Serif" w:eastAsia="DejaVu Sans" w:cs="DejaVu Sans"/>
          <w:sz w:val="24"/>
          <w:szCs w:val="24"/>
          <w:lang w:val="en-US" w:eastAsia="en-US" w:bidi="en-US"/>
        </w:rPr>
        <w:t>Cambiar por un párrafo introductorio</w:t>
      </w:r>
    </w:p>
    <w:p>
      <w:r>
        <w:rPr>
          <w:rFonts w:ascii="Liberation Serif" w:hAnsi="Liberation Serif" w:eastAsia="DejaVu Sans" w:cs="DejaVu Sans"/>
          <w:sz w:val="24"/>
          <w:szCs w:val="24"/>
          <w:lang w:val="en-US" w:eastAsia="en-US" w:bidi="en-US"/>
        </w:rPr>
        <w:t>Una vez analizado como se comporta la expresión de los genes de O. tauri dependiendo de la disponibilidad de luz a lo largo de un día, se ha evaluado el efecto de la longitud del fotoperiodo sobre dicha expresión. Estos resultados informarán del comportamiento estacional del transcriptoma de O.tauri</w:t>
      </w:r>
    </w:p>
    <w:p>
      <w:r>
        <w:rPr>
          <w:rFonts w:ascii="Liberation Serif" w:hAnsi="Liberation Serif" w:eastAsia="DejaVu Sans"/>
          <w:sz w:val="24"/>
          <w:szCs w:val="24"/>
          <w:lang w:val="en-US" w:eastAsia="en-US" w:bidi="en-US"/>
        </w:rPr>
      </w:r>
    </w:p>
  </w:comment>
  <w:comment w:id="47" w:author="MERCEDES GARCIA GONZALEZ" w:date="2022-12-14T12:48:00Z" w:initials="MGG">
    <w:p>
      <w:r>
        <w:rPr>
          <w:rFonts w:ascii="Liberation Serif" w:hAnsi="Liberation Serif" w:eastAsia="DejaVu Sans" w:cs="DejaVu Sans"/>
          <w:sz w:val="24"/>
          <w:szCs w:val="24"/>
          <w:lang w:val="en-US" w:eastAsia="en-US" w:bidi="en-US"/>
        </w:rPr>
        <w:t>Decir qué es CrCO</w:t>
      </w:r>
    </w:p>
  </w:comment>
  <w:comment w:id="48" w:author="MERCEDES GARCIA GONZALEZ" w:date="2022-12-14T12:52:00Z" w:initials="MGG">
    <w:p>
      <w:r>
        <w:rPr>
          <w:rFonts w:ascii="Liberation Serif" w:hAnsi="Liberation Serif" w:eastAsia="DejaVu Sans" w:cs="DejaVu Sans"/>
          <w:sz w:val="24"/>
          <w:szCs w:val="24"/>
          <w:lang w:val="en-US" w:eastAsia="en-US" w:bidi="en-US"/>
        </w:rPr>
        <w:t>Referencias?</w:t>
      </w:r>
    </w:p>
  </w:comment>
  <w:comment w:id="49" w:author="MERCEDES GARCIA GONZALEZ" w:date="2022-12-14T12:57:00Z" w:initials="MGG">
    <w:p>
      <w:r>
        <w:rPr>
          <w:rFonts w:ascii="Liberation Serif" w:hAnsi="Liberation Serif" w:eastAsia="DejaVu Sans" w:cs="DejaVu Sans"/>
          <w:sz w:val="24"/>
          <w:szCs w:val="24"/>
          <w:lang w:val="en-US" w:eastAsia="en-US" w:bidi="en-US"/>
        </w:rPr>
        <w:t>No veo necesario referirse a estas figuras porque no reflejan comparaciones con animales. Están solo referidas a a O.tauri. Si quieres referir a las figuras hay que ponerlo detrás de “night in Ostreococcus”</w:t>
      </w:r>
    </w:p>
  </w:comment>
  <w:comment w:id="50" w:author="MERCEDES GARCIA GONZALEZ" w:date="2022-12-14T13:03:00Z" w:initials="MGG">
    <w:p>
      <w:r>
        <w:rPr>
          <w:rFonts w:ascii="Liberation Serif" w:hAnsi="Liberation Serif" w:eastAsia="DejaVu Sans" w:cs="DejaVu Sans"/>
          <w:sz w:val="24"/>
          <w:szCs w:val="24"/>
          <w:lang w:val="en-US" w:eastAsia="en-US" w:bidi="en-US"/>
        </w:rPr>
        <w:t>Mismo comentario</w:t>
      </w:r>
    </w:p>
    <w:p>
      <w:r>
        <w:rPr>
          <w:rFonts w:ascii="Liberation Serif" w:hAnsi="Liberation Serif" w:eastAsia="DejaVu Sans" w:cs="DejaVu Sans"/>
          <w:sz w:val="24"/>
          <w:szCs w:val="24"/>
          <w:lang w:val="en-US" w:eastAsia="en-US" w:bidi="en-US"/>
        </w:rPr>
        <w:t>En el pie de figura no debería aparecer una discusión de los resultados. Solo describir qué es la figura</w:t>
      </w:r>
    </w:p>
  </w:comment>
  <w:comment w:id="51" w:author="MERCEDES GARCIA GONZALEZ" w:date="2022-12-14T13:06:00Z" w:initials="MGG">
    <w:p>
      <w:r>
        <w:rPr>
          <w:rFonts w:ascii="Liberation Serif" w:hAnsi="Liberation Serif" w:eastAsia="DejaVu Sans" w:cs="DejaVu Sans"/>
          <w:sz w:val="24"/>
          <w:szCs w:val="24"/>
          <w:lang w:val="en-US" w:eastAsia="en-US" w:bidi="en-US"/>
        </w:rPr>
        <w:t>Diference has been detected in the ………….</w:t>
      </w:r>
    </w:p>
  </w:comment>
  <w:comment w:id="52" w:author="MERCEDES GARCIA GONZALEZ" w:date="2022-12-14T13:17:00Z" w:initials="MGG">
    <w:p>
      <w:r>
        <w:rPr>
          <w:rFonts w:ascii="Liberation Serif" w:hAnsi="Liberation Serif" w:eastAsia="DejaVu Sans" w:cs="DejaVu Sans"/>
          <w:sz w:val="24"/>
          <w:szCs w:val="24"/>
          <w:lang w:val="en-US" w:eastAsia="en-US" w:bidi="en-US"/>
        </w:rPr>
        <w:t>No entiendo qué quieres decir con esta frase</w:t>
      </w:r>
    </w:p>
  </w:comment>
  <w:comment w:id="53" w:author="Autor desconocido" w:date="2023-05-02T18:23:47Z" w:initials="">
    <w:p>
      <w:r>
        <w:rPr>
          <w:rFonts w:ascii="Calibri" w:hAnsi="Calibri" w:eastAsia="Calibr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2"/>
          <w:u w:val="none"/>
          <w:vertAlign w:val="baseline"/>
          <w:em w:val="none"/>
          <w:lang w:val="en-US" w:eastAsia="en-US" w:bidi="ar-SA"/>
        </w:rPr>
        <w:t>Respuesta a MERCEDES GARCIA GONZALEZ (14/12/2022, 13:17): "..."</w:t>
      </w:r>
    </w:p>
    <w:p>
      <w:r>
        <w:rPr>
          <w:rFonts w:ascii="Liberation Serif" w:hAnsi="Liberation Serif" w:eastAsia="DejaVu Sans"/>
          <w:sz w:val="20"/>
          <w:szCs w:val="24"/>
          <w:lang w:val="en-US" w:eastAsia="en-US" w:bidi="ar-SA"/>
        </w:rPr>
        <w:t>Que no se tienen en cuenta distintos photoperiodos y cuando se ha tenido en cuenta no se han encontrado grandes diferencias</w:t>
      </w:r>
    </w:p>
  </w:comment>
  <w:comment w:id="54" w:author="MERCEDES GARCIA GONZALEZ" w:date="2022-12-14T13:33:00Z" w:initials="MGG">
    <w:p>
      <w:r>
        <w:rPr>
          <w:rFonts w:ascii="Liberation Serif" w:hAnsi="Liberation Serif" w:eastAsia="DejaVu Sans" w:cs="DejaVu Sans"/>
          <w:sz w:val="24"/>
          <w:szCs w:val="24"/>
          <w:lang w:val="en-US" w:eastAsia="en-US" w:bidi="en-US"/>
        </w:rPr>
        <w:t>En el pie de figura B y C están nombrados como D y F</w:t>
      </w:r>
    </w:p>
    <w:p>
      <w:r>
        <w:rPr>
          <w:rFonts w:ascii="Liberation Serif" w:hAnsi="Liberation Serif" w:eastAsia="DejaVu Sans" w:cs="DejaVu Sans"/>
          <w:sz w:val="24"/>
          <w:szCs w:val="24"/>
          <w:lang w:val="en-US" w:eastAsia="en-US" w:bidi="en-US"/>
        </w:rPr>
        <w:t>De nuevo, no incluir resultados en el pie</w:t>
      </w:r>
    </w:p>
  </w:comment>
  <w:comment w:id="55" w:author="MERCEDES GARCIA GONZALEZ" w:date="2022-12-14T13:38:00Z" w:initials="MGG">
    <w:p>
      <w:r>
        <w:rPr>
          <w:rFonts w:ascii="Liberation Serif" w:hAnsi="Liberation Serif" w:eastAsia="DejaVu Sans" w:cs="DejaVu Sans"/>
          <w:sz w:val="24"/>
          <w:szCs w:val="24"/>
          <w:lang w:val="en-US" w:eastAsia="en-US" w:bidi="en-US"/>
        </w:rPr>
        <w:t>¿?</w:t>
      </w:r>
    </w:p>
  </w:comment>
  <w:comment w:id="56" w:author="MERCEDES GARCIA GONZALEZ" w:date="2022-12-14T13:49:00Z" w:initials="MGG">
    <w:p>
      <w:r>
        <w:rPr>
          <w:rFonts w:ascii="Liberation Serif" w:hAnsi="Liberation Serif" w:eastAsia="DejaVu Sans" w:cs="DejaVu Sans"/>
          <w:sz w:val="24"/>
          <w:szCs w:val="24"/>
          <w:lang w:val="en-US" w:eastAsia="en-US" w:bidi="en-US"/>
        </w:rPr>
        <w:t>Aquí, el nombre del gen está en cursiva y en el párrafo anterior no. Unificar</w:t>
      </w:r>
    </w:p>
  </w:comment>
  <w:comment w:id="57" w:author="MERCEDES GARCIA GONZALEZ" w:date="2022-12-14T14:07:00Z" w:initials="MGG">
    <w:p>
      <w:r>
        <w:rPr>
          <w:rFonts w:ascii="Liberation Serif" w:hAnsi="Liberation Serif" w:eastAsia="DejaVu Sans" w:cs="DejaVu Sans"/>
          <w:sz w:val="24"/>
          <w:szCs w:val="24"/>
          <w:lang w:val="en-US" w:eastAsia="en-US" w:bidi="en-US"/>
        </w:rPr>
        <w:t>¿? Síntesis de aminoácidos</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Segoe UI">
    <w:charset w:val="01"/>
    <w:family w:val="roman"/>
    <w:pitch w:val="variable"/>
  </w:font>
  <w:font w:name="Liberation Sans">
    <w:altName w:val="Arial"/>
    <w:charset w:val="01"/>
    <w:family w:val="roman"/>
    <w:pitch w:val="variable"/>
  </w:font>
  <w:font w:name="arial">
    <w:altName w:val="sans-serif"/>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val="bestFit" w:percent="46"/>
  <w:trackRevisions/>
  <w:defaultTabStop w:val="708"/>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2"/>
        <w:lang w:val="es-ES" w:eastAsia="en-US" w:bidi="ar-SA"/>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lineRule="auto" w:line="259" w:before="0" w:after="160"/>
      <w:jc w:val="left"/>
    </w:pPr>
    <w:rPr>
      <w:rFonts w:ascii="Calibri" w:hAnsi="Calibri" w:eastAsia="Calibri" w:cs="DejaVu Sans"/>
      <w:color w:val="auto"/>
      <w:kern w:val="0"/>
      <w:sz w:val="22"/>
      <w:szCs w:val="22"/>
      <w:lang w:val="es-ES" w:eastAsia="en-US" w:bidi="ar-SA"/>
    </w:rPr>
  </w:style>
  <w:style w:type="paragraph" w:styleId="Ttulo2">
    <w:name w:val="Heading 2"/>
    <w:basedOn w:val="Normal"/>
    <w:qFormat/>
    <w:pPr>
      <w:numPr>
        <w:ilvl w:val="0"/>
        <w:numId w:val="0"/>
      </w:numPr>
      <w:spacing w:lineRule="auto" w:line="240" w:before="280" w:after="280"/>
      <w:outlineLvl w:val="1"/>
    </w:pPr>
    <w:rPr>
      <w:rFonts w:ascii="Times New Roman" w:hAnsi="Times New Roman" w:eastAsia="Times New Roman" w:cs="Times New Roman"/>
      <w:b/>
      <w:bCs/>
      <w:sz w:val="36"/>
      <w:szCs w:val="36"/>
      <w:lang w:eastAsia="es-ES"/>
    </w:rPr>
  </w:style>
  <w:style w:type="paragraph" w:styleId="Ttulo3">
    <w:name w:val="Heading 3"/>
    <w:basedOn w:val="Normal"/>
    <w:qFormat/>
    <w:pPr>
      <w:numPr>
        <w:ilvl w:val="0"/>
        <w:numId w:val="0"/>
      </w:numPr>
      <w:spacing w:lineRule="auto" w:line="240" w:before="280" w:after="280"/>
      <w:outlineLvl w:val="2"/>
    </w:pPr>
    <w:rPr>
      <w:rFonts w:ascii="Times New Roman" w:hAnsi="Times New Roman" w:eastAsia="Times New Roman" w:cs="Times New Roman"/>
      <w:b/>
      <w:bCs/>
      <w:sz w:val="27"/>
      <w:szCs w:val="27"/>
      <w:lang w:eastAsia="es-ES"/>
    </w:rPr>
  </w:style>
  <w:style w:type="paragraph" w:styleId="Ttulo4">
    <w:name w:val="Heading 4"/>
    <w:basedOn w:val="Normal"/>
    <w:qFormat/>
    <w:pPr>
      <w:numPr>
        <w:ilvl w:val="0"/>
        <w:numId w:val="0"/>
      </w:numPr>
      <w:spacing w:lineRule="auto" w:line="240" w:before="280" w:after="280"/>
      <w:outlineLvl w:val="3"/>
    </w:pPr>
    <w:rPr>
      <w:rFonts w:ascii="Times New Roman" w:hAnsi="Times New Roman" w:eastAsia="Times New Roman" w:cs="Times New Roman"/>
      <w:b/>
      <w:bCs/>
      <w:sz w:val="24"/>
      <w:szCs w:val="24"/>
      <w:lang w:eastAsia="es-ES"/>
    </w:rPr>
  </w:style>
  <w:style w:type="character" w:styleId="DefaultParagraphFont">
    <w:name w:val="Default Paragraph Font"/>
    <w:qFormat/>
    <w:rPr/>
  </w:style>
  <w:style w:type="character" w:styleId="Ttulo2Car">
    <w:name w:val="Título 2 Car"/>
    <w:basedOn w:val="DefaultParagraphFont"/>
    <w:qFormat/>
    <w:rPr>
      <w:rFonts w:ascii="Times New Roman" w:hAnsi="Times New Roman" w:eastAsia="Times New Roman" w:cs="Times New Roman"/>
      <w:b/>
      <w:bCs/>
      <w:sz w:val="36"/>
      <w:szCs w:val="36"/>
      <w:lang w:eastAsia="es-ES"/>
    </w:rPr>
  </w:style>
  <w:style w:type="character" w:styleId="Ttulo3Car">
    <w:name w:val="Título 3 Car"/>
    <w:basedOn w:val="DefaultParagraphFont"/>
    <w:qFormat/>
    <w:rPr>
      <w:rFonts w:ascii="Times New Roman" w:hAnsi="Times New Roman" w:eastAsia="Times New Roman" w:cs="Times New Roman"/>
      <w:b/>
      <w:bCs/>
      <w:sz w:val="27"/>
      <w:szCs w:val="27"/>
      <w:lang w:eastAsia="es-ES"/>
    </w:rPr>
  </w:style>
  <w:style w:type="character" w:styleId="Ttulo4Car">
    <w:name w:val="Título 4 Car"/>
    <w:basedOn w:val="DefaultParagraphFont"/>
    <w:qFormat/>
    <w:rPr>
      <w:rFonts w:ascii="Times New Roman" w:hAnsi="Times New Roman" w:eastAsia="Times New Roman" w:cs="Times New Roman"/>
      <w:b/>
      <w:bCs/>
      <w:sz w:val="24"/>
      <w:szCs w:val="24"/>
      <w:lang w:eastAsia="es-ES"/>
    </w:rPr>
  </w:style>
  <w:style w:type="character" w:styleId="TextodegloboCar">
    <w:name w:val="Texto de globo Car"/>
    <w:basedOn w:val="DefaultParagraphFont"/>
    <w:qFormat/>
    <w:rPr>
      <w:rFonts w:ascii="Segoe UI" w:hAnsi="Segoe UI" w:cs="Segoe UI"/>
      <w:sz w:val="18"/>
      <w:szCs w:val="18"/>
    </w:rPr>
  </w:style>
  <w:style w:type="character" w:styleId="Annotationreference">
    <w:name w:val="annotation reference"/>
    <w:basedOn w:val="DefaultParagraphFont"/>
    <w:qFormat/>
    <w:rPr>
      <w:sz w:val="16"/>
      <w:szCs w:val="16"/>
    </w:rPr>
  </w:style>
  <w:style w:type="character" w:styleId="TextocomentarioCar">
    <w:name w:val="Texto comentario Car"/>
    <w:basedOn w:val="DefaultParagraphFont"/>
    <w:qFormat/>
    <w:rPr>
      <w:sz w:val="20"/>
      <w:szCs w:val="20"/>
    </w:rPr>
  </w:style>
  <w:style w:type="character" w:styleId="AsuntodelcomentarioCar">
    <w:name w:val="Asunto del comentario Car"/>
    <w:basedOn w:val="TextocomentarioCar"/>
    <w:qFormat/>
    <w:rPr>
      <w:b/>
      <w:bCs/>
      <w:sz w:val="20"/>
      <w:szCs w:val="20"/>
    </w:rPr>
  </w:style>
  <w:style w:type="character" w:styleId="Smbolosdenumeracin">
    <w:name w:val="Símbolos de numeración"/>
    <w:qFormat/>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NormalWeb">
    <w:name w:val="Normal (Web)"/>
    <w:basedOn w:val="Normal"/>
    <w:qFormat/>
    <w:pPr>
      <w:spacing w:lineRule="auto" w:line="240" w:before="280" w:after="280"/>
    </w:pPr>
    <w:rPr>
      <w:rFonts w:ascii="Times New Roman" w:hAnsi="Times New Roman" w:eastAsia="Times New Roman" w:cs="Times New Roman"/>
      <w:sz w:val="24"/>
      <w:szCs w:val="24"/>
      <w:lang w:eastAsia="es-ES"/>
    </w:rPr>
  </w:style>
  <w:style w:type="paragraph" w:styleId="BalloonText">
    <w:name w:val="Balloon Text"/>
    <w:basedOn w:val="Normal"/>
    <w:qFormat/>
    <w:pPr>
      <w:spacing w:lineRule="auto" w:line="240" w:before="0" w:after="0"/>
    </w:pPr>
    <w:rPr>
      <w:rFonts w:ascii="Segoe UI" w:hAnsi="Segoe UI" w:cs="Segoe UI"/>
      <w:sz w:val="18"/>
      <w:szCs w:val="18"/>
    </w:rPr>
  </w:style>
  <w:style w:type="paragraph" w:styleId="Annotationtext">
    <w:name w:val="annotation text"/>
    <w:basedOn w:val="Normal"/>
    <w:qFormat/>
    <w:pPr>
      <w:spacing w:lineRule="auto" w:line="240"/>
    </w:pPr>
    <w:rPr>
      <w:sz w:val="20"/>
      <w:szCs w:val="20"/>
    </w:rPr>
  </w:style>
  <w:style w:type="paragraph" w:styleId="Annotationsubject">
    <w:name w:val="annotation subject"/>
    <w:basedOn w:val="Annotationtext"/>
    <w:next w:val="Annotationtext"/>
    <w:qFormat/>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comments" Target="comments.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2468</TotalTime>
  <Application>LibreOffice/6.4.7.2$Linux_X86_64 LibreOffice_project/40$Build-2</Application>
  <Pages>25</Pages>
  <Words>5051</Words>
  <Characters>28750</Characters>
  <CharactersWithSpaces>33819</CharactersWithSpaces>
  <Paragraphs>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2022-11-21T14:08:00Z</dcterms:created>
  <dc:creator>MERCEDES GARCIA GONZALEZ</dc:creator>
  <dc:description/>
  <dc:language>en-US</dc:language>
  <cp:lastModifiedBy/>
  <dcterms:modified xsi:type="dcterms:W3CDTF">2023-05-10T15:19:33Z</dcterms:modified>
  <cp:revision>59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